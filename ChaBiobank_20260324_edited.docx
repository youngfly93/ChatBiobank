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B886" w14:textId="55E19D92" w:rsidR="001A1C63" w:rsidRPr="00022248" w:rsidRDefault="00D54AEB" w:rsidP="00BB4027">
      <w:pPr>
        <w:spacing w:line="360" w:lineRule="auto"/>
        <w:rPr>
          <w:rFonts w:ascii="Times New Roman" w:eastAsia="MS Mincho" w:hAnsi="Times New Roman" w:cs="Times New Roman"/>
          <w:b/>
          <w:bCs/>
          <w:kern w:val="0"/>
          <w:sz w:val="24"/>
          <w:lang w:eastAsia="ja-JP"/>
          <w14:ligatures w14:val="none"/>
        </w:rPr>
      </w:pPr>
      <w:proofErr w:type="spellStart"/>
      <w:r w:rsidRPr="00022248">
        <w:rPr>
          <w:rFonts w:ascii="Times New Roman" w:eastAsia="MS Mincho" w:hAnsi="Times New Roman" w:cs="Times New Roman"/>
          <w:b/>
          <w:bCs/>
          <w:kern w:val="0"/>
          <w:sz w:val="24"/>
          <w:lang w:eastAsia="ja-JP"/>
          <w14:ligatures w14:val="none"/>
        </w:rPr>
        <w:t>ChatBiobank</w:t>
      </w:r>
      <w:proofErr w:type="spellEnd"/>
      <w:r w:rsidRPr="00022248">
        <w:rPr>
          <w:rFonts w:ascii="Times New Roman" w:eastAsia="MS Mincho" w:hAnsi="Times New Roman" w:cs="Times New Roman"/>
          <w:b/>
          <w:bCs/>
          <w:kern w:val="0"/>
          <w:sz w:val="24"/>
          <w:lang w:eastAsia="ja-JP"/>
          <w14:ligatures w14:val="none"/>
        </w:rPr>
        <w:t>: An AI-Powered Platform Accelerating Standardized Multi-Omics Biobank Construction</w:t>
      </w:r>
    </w:p>
    <w:p w14:paraId="0F1182E1" w14:textId="3B78AEFB" w:rsidR="009B440E" w:rsidRPr="009B440E" w:rsidRDefault="009B440E" w:rsidP="00BB4027">
      <w:pPr>
        <w:spacing w:line="360" w:lineRule="auto"/>
        <w:rPr>
          <w:rFonts w:ascii="Times New Roman" w:eastAsia="MS Mincho" w:hAnsi="Times New Roman" w:cs="Times New Roman"/>
          <w:kern w:val="0"/>
          <w:sz w:val="24"/>
          <w:lang w:eastAsia="ja-JP"/>
          <w14:ligatures w14:val="none"/>
        </w:rPr>
      </w:pPr>
      <w:r w:rsidRPr="009B440E">
        <w:rPr>
          <w:rFonts w:ascii="Times New Roman" w:eastAsia="MS Mincho" w:hAnsi="Times New Roman" w:cs="Times New Roman"/>
          <w:kern w:val="0"/>
          <w:sz w:val="24"/>
          <w:lang w:eastAsia="ja-JP"/>
          <w14:ligatures w14:val="none"/>
        </w:rPr>
        <w:t xml:space="preserve">High-quality biobanks are essential for reproducible multi-omics research and precision medicine, yet their construction remains challenging because standardized, end-to-end guidance is often difficult to translate into routine practice across multimodal biospecimen collection and multi-departmental clinical workflows. To address this implementation gap, we developed </w:t>
      </w:r>
      <w:proofErr w:type="spellStart"/>
      <w:r w:rsidRPr="009B440E">
        <w:rPr>
          <w:rFonts w:ascii="Times New Roman" w:eastAsia="MS Mincho" w:hAnsi="Times New Roman" w:cs="Times New Roman"/>
          <w:kern w:val="0"/>
          <w:sz w:val="24"/>
          <w:lang w:eastAsia="ja-JP"/>
          <w14:ligatures w14:val="none"/>
        </w:rPr>
        <w:t>ChatBiobank</w:t>
      </w:r>
      <w:proofErr w:type="spellEnd"/>
      <w:r w:rsidRPr="009B440E">
        <w:rPr>
          <w:rFonts w:ascii="Times New Roman" w:eastAsia="MS Mincho" w:hAnsi="Times New Roman" w:cs="Times New Roman"/>
          <w:kern w:val="0"/>
          <w:sz w:val="24"/>
          <w:lang w:eastAsia="ja-JP"/>
          <w14:ligatures w14:val="none"/>
        </w:rPr>
        <w:t xml:space="preserve">, an interactive AI-powered online platform designed to accelerate and democratize the construction of high-quality multi-omics biobanks. </w:t>
      </w:r>
      <w:proofErr w:type="spellStart"/>
      <w:r w:rsidRPr="009B440E">
        <w:rPr>
          <w:rFonts w:ascii="Times New Roman" w:eastAsia="MS Mincho" w:hAnsi="Times New Roman" w:cs="Times New Roman"/>
          <w:kern w:val="0"/>
          <w:sz w:val="24"/>
          <w:lang w:eastAsia="ja-JP"/>
          <w14:ligatures w14:val="none"/>
        </w:rPr>
        <w:t>ChatBiobank</w:t>
      </w:r>
      <w:proofErr w:type="spellEnd"/>
      <w:r w:rsidRPr="009B440E">
        <w:rPr>
          <w:rFonts w:ascii="Times New Roman" w:eastAsia="MS Mincho" w:hAnsi="Times New Roman" w:cs="Times New Roman"/>
          <w:kern w:val="0"/>
          <w:sz w:val="24"/>
          <w:lang w:eastAsia="ja-JP"/>
          <w14:ligatures w14:val="none"/>
        </w:rPr>
        <w:t xml:space="preserve"> operationalizes a comprehensive “3M” framework encompassing </w:t>
      </w:r>
      <w:r w:rsidR="009264A4">
        <w:rPr>
          <w:rFonts w:ascii="Times New Roman" w:hAnsi="Times New Roman" w:cs="Times New Roman" w:hint="eastAsia"/>
          <w:kern w:val="0"/>
          <w:sz w:val="24"/>
          <w14:ligatures w14:val="none"/>
        </w:rPr>
        <w:t>m</w:t>
      </w:r>
      <w:r w:rsidRPr="009B440E">
        <w:rPr>
          <w:rFonts w:ascii="Times New Roman" w:eastAsia="MS Mincho" w:hAnsi="Times New Roman" w:cs="Times New Roman"/>
          <w:kern w:val="0"/>
          <w:sz w:val="24"/>
          <w:lang w:eastAsia="ja-JP"/>
          <w14:ligatures w14:val="none"/>
        </w:rPr>
        <w:t xml:space="preserve">ulti-omics, </w:t>
      </w:r>
      <w:r w:rsidR="009264A4">
        <w:rPr>
          <w:rFonts w:ascii="Times New Roman" w:hAnsi="Times New Roman" w:cs="Times New Roman" w:hint="eastAsia"/>
          <w:kern w:val="0"/>
          <w:sz w:val="24"/>
          <w14:ligatures w14:val="none"/>
        </w:rPr>
        <w:t>m</w:t>
      </w:r>
      <w:r w:rsidRPr="009B440E">
        <w:rPr>
          <w:rFonts w:ascii="Times New Roman" w:eastAsia="MS Mincho" w:hAnsi="Times New Roman" w:cs="Times New Roman"/>
          <w:kern w:val="0"/>
          <w:sz w:val="24"/>
          <w:lang w:eastAsia="ja-JP"/>
          <w14:ligatures w14:val="none"/>
        </w:rPr>
        <w:t xml:space="preserve">ultimodal biospecimen, and </w:t>
      </w:r>
      <w:r w:rsidR="0057000C" w:rsidRPr="009B440E">
        <w:rPr>
          <w:rFonts w:ascii="Times New Roman" w:eastAsia="MS Mincho" w:hAnsi="Times New Roman" w:cs="Times New Roman"/>
          <w:kern w:val="0"/>
          <w:sz w:val="24"/>
          <w:lang w:eastAsia="ja-JP"/>
          <w14:ligatures w14:val="none"/>
        </w:rPr>
        <w:t>multi-departments</w:t>
      </w:r>
      <w:r w:rsidRPr="009B440E">
        <w:rPr>
          <w:rFonts w:ascii="Times New Roman" w:eastAsia="MS Mincho" w:hAnsi="Times New Roman" w:cs="Times New Roman"/>
          <w:kern w:val="0"/>
          <w:sz w:val="24"/>
          <w:lang w:eastAsia="ja-JP"/>
          <w14:ligatures w14:val="none"/>
        </w:rPr>
        <w:t xml:space="preserve">, and delivers actionable guidance through intuitive dialogue. The platform integrates consolidated biospecimen requirements, hospital pathway-aligned standard operating procedures, ethics and quality management principles, and unified informatics for traceability into an accessible, user-friendly system. By transforming a validated biobank framework into an interactive implementation tool, </w:t>
      </w:r>
      <w:proofErr w:type="spellStart"/>
      <w:r w:rsidRPr="009B440E">
        <w:rPr>
          <w:rFonts w:ascii="Times New Roman" w:eastAsia="MS Mincho" w:hAnsi="Times New Roman" w:cs="Times New Roman"/>
          <w:kern w:val="0"/>
          <w:sz w:val="24"/>
          <w:lang w:eastAsia="ja-JP"/>
          <w14:ligatures w14:val="none"/>
        </w:rPr>
        <w:t>ChatBiobank</w:t>
      </w:r>
      <w:proofErr w:type="spellEnd"/>
      <w:r w:rsidRPr="009B440E">
        <w:rPr>
          <w:rFonts w:ascii="Times New Roman" w:eastAsia="MS Mincho" w:hAnsi="Times New Roman" w:cs="Times New Roman"/>
          <w:kern w:val="0"/>
          <w:sz w:val="24"/>
          <w:lang w:eastAsia="ja-JP"/>
          <w14:ligatures w14:val="none"/>
        </w:rPr>
        <w:t xml:space="preserve"> helps researchers and institutions adopt best practices more efficiently, thereby improving biospecimen quality, data robustness, and cross-study comparability.</w:t>
      </w:r>
    </w:p>
    <w:p w14:paraId="1095A41E" w14:textId="77777777" w:rsidR="0011442C" w:rsidRPr="008E382C" w:rsidRDefault="0011442C" w:rsidP="0011442C">
      <w:pPr>
        <w:pStyle w:val="Abstract"/>
        <w:spacing w:line="360" w:lineRule="auto"/>
        <w:rPr>
          <w:rFonts w:eastAsiaTheme="minorEastAsia" w:hint="eastAsia"/>
          <w:b/>
          <w:bCs/>
          <w:lang w:eastAsia="zh-CN"/>
        </w:rPr>
      </w:pPr>
      <w:r w:rsidRPr="008E382C">
        <w:rPr>
          <w:rFonts w:eastAsiaTheme="minorEastAsia" w:hint="eastAsia"/>
          <w:b/>
          <w:bCs/>
          <w:lang w:eastAsia="zh-CN"/>
        </w:rPr>
        <w:t>Introduction</w:t>
      </w:r>
    </w:p>
    <w:p w14:paraId="57C5D73B" w14:textId="7A0FACE2" w:rsidR="0011442C" w:rsidRPr="00BE4891" w:rsidRDefault="0011442C" w:rsidP="0011442C">
      <w:pPr>
        <w:pStyle w:val="Abstract"/>
        <w:spacing w:line="360" w:lineRule="auto"/>
        <w:rPr>
          <w:rFonts w:eastAsiaTheme="minorEastAsia" w:hint="eastAsia"/>
          <w:lang w:val="de-DE" w:eastAsia="zh-CN"/>
        </w:rPr>
      </w:pPr>
      <w:r w:rsidRPr="001129FE">
        <w:rPr>
          <w:rFonts w:eastAsiaTheme="minorEastAsia"/>
          <w:lang w:val="de-DE" w:eastAsia="zh-CN"/>
        </w:rPr>
        <w:t xml:space="preserve">High-quality biobanks are the foundational infrastructure enabling reproducible multi-omics research and precision medicine </w:t>
      </w:r>
      <w:r>
        <w:rPr>
          <w:rFonts w:eastAsiaTheme="minorEastAsia"/>
          <w:lang w:val="de-DE" w:eastAsia="zh-CN"/>
        </w:rPr>
        <w:fldChar w:fldCharType="begin">
          <w:fldData xml:space="preserve">PEVuZE5vdGU+PENpdGU+PEF1dGhvcj5LaW5rb3JvdsOhPC9BdXRob3I+PFllYXI+MjAxNTwvWWVh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</w:fldData>
        </w:fldChar>
      </w:r>
      <w:r w:rsidR="008E199E">
        <w:rPr>
          <w:rFonts w:eastAsiaTheme="minorEastAsia"/>
          <w:lang w:val="de-DE" w:eastAsia="zh-CN"/>
        </w:rPr>
        <w:instrText xml:space="preserve"> ADDIN EN.CITE </w:instrText>
      </w:r>
      <w:r w:rsidR="008E199E">
        <w:rPr>
          <w:rFonts w:eastAsiaTheme="minorEastAsia"/>
          <w:lang w:val="de-DE" w:eastAsia="zh-CN"/>
        </w:rPr>
        <w:fldChar w:fldCharType="begin">
          <w:fldData xml:space="preserve">PEVuZE5vdGU+PENpdGU+PEF1dGhvcj5LaW5rb3JvdsOhPC9BdXRob3I+PFllYXI+MjAxNTwvWWVh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</w:fldData>
        </w:fldChar>
      </w:r>
      <w:r w:rsidR="008E199E">
        <w:rPr>
          <w:rFonts w:eastAsiaTheme="minorEastAsia"/>
          <w:lang w:val="de-DE" w:eastAsia="zh-CN"/>
        </w:rPr>
        <w:instrText xml:space="preserve"> ADDIN EN.CITE.DATA </w:instrText>
      </w:r>
      <w:r w:rsidR="008E199E">
        <w:rPr>
          <w:rFonts w:eastAsiaTheme="minorEastAsia"/>
          <w:lang w:val="de-DE" w:eastAsia="zh-CN"/>
        </w:rPr>
      </w:r>
      <w:r w:rsidR="008E199E">
        <w:rPr>
          <w:rFonts w:eastAsiaTheme="minorEastAsia"/>
          <w:lang w:val="de-DE" w:eastAsia="zh-CN"/>
        </w:rPr>
        <w:fldChar w:fldCharType="end"/>
      </w:r>
      <w:r>
        <w:rPr>
          <w:rFonts w:eastAsiaTheme="minorEastAsia"/>
          <w:lang w:val="de-DE" w:eastAsia="zh-CN"/>
        </w:rPr>
        <w:fldChar w:fldCharType="separate"/>
      </w:r>
      <w:r w:rsidR="008E199E">
        <w:rPr>
          <w:rFonts w:eastAsiaTheme="minorEastAsia"/>
          <w:noProof/>
          <w:lang w:val="de-DE" w:eastAsia="zh-CN"/>
        </w:rPr>
        <w:t>[1, 2]</w:t>
      </w:r>
      <w:r>
        <w:rPr>
          <w:rFonts w:eastAsiaTheme="minorEastAsia"/>
          <w:lang w:val="de-DE" w:eastAsia="zh-CN"/>
        </w:rPr>
        <w:fldChar w:fldCharType="end"/>
      </w:r>
      <w:r w:rsidRPr="001129FE">
        <w:rPr>
          <w:rFonts w:eastAsiaTheme="minorEastAsia"/>
          <w:lang w:val="de-DE" w:eastAsia="zh-CN"/>
        </w:rPr>
        <w:t xml:space="preserve">. From disease-centric collections in the 1990s to the genomic resources catalysed by the Human Genome Project, biobanks have evolved into multi-omics data hubs, exemplified by TCGA and the UK Biobank </w:t>
      </w:r>
      <w:r>
        <w:rPr>
          <w:rFonts w:eastAsiaTheme="minorEastAsia"/>
          <w:lang w:val="de-DE" w:eastAsia="zh-CN"/>
        </w:rPr>
        <w:fldChar w:fldCharType="begin"/>
      </w:r>
      <w:r w:rsidR="008E199E">
        <w:rPr>
          <w:rFonts w:eastAsiaTheme="minorEastAsia"/>
          <w:lang w:val="de-DE" w:eastAsia="zh-CN"/>
        </w:rPr>
        <w:instrText xml:space="preserve"> ADDIN EN.CITE &lt;EndNote&gt;&lt;Cite&gt;&lt;Author&gt;Kang&lt;/Author&gt;&lt;Year&gt;2013&lt;/Year&gt;&lt;RecNum&gt;454&lt;/RecNum&gt;&lt;DisplayText&gt;[3]&lt;/DisplayText&gt;&lt;record&gt;&lt;rec-number&gt;454&lt;/rec-number&gt;&lt;foreign-keys&gt;&lt;key app="EN" db-id="pwsafwax8sftapeapxd5z2esf0x9wzvf5wrs" timestamp="1773299650"&gt;454&lt;/key&gt;&lt;/foreign-keys&gt;&lt;ref-type name="Journal Article"&gt;17&lt;/ref-type&gt;&lt;contributors&gt;&lt;authors&gt;&lt;author&gt;Kang, B.&lt;/author&gt;&lt;author&gt;Park, J.&lt;/author&gt;&lt;author&gt;Cho, S.&lt;/author&gt;&lt;author&gt;Lee, M.&lt;/author&gt;&lt;author&gt;Kim, N.&lt;/author&gt;&lt;author&gt;Min, H.&lt;/author&gt;&lt;author&gt;Lee, S.&lt;/author&gt;&lt;author&gt;Park, O.&lt;/author&gt;&lt;author&gt;Han, B.&lt;/author&gt;&lt;/authors&gt;&lt;/contributors&gt;&lt;auth-address&gt;Division of Biobank for Health Sciences, Korea National Institute of Health, Cheongwon 363-951, Korea.&amp;#xD;Division of Vaccine Preventable Diseases, Korea Centers for Disease Control and Prevention, Cheongwon 363-951, Korea.&amp;#xD;Center for Genome Science, Korea National Institute of Health, Cheongwon 363-951, Korea.&lt;/auth-address&gt;&lt;titles&gt;&lt;title&gt;Current status, challenges, policies, and bioethics of biobanks&lt;/title&gt;&lt;secondary-title&gt;Genomics Inform&lt;/secondary-title&gt;&lt;alt-title&gt;Genomics &amp;amp; informatics&lt;/alt-title&gt;&lt;/titles&gt;&lt;periodical&gt;&lt;full-title&gt;Genomics Inform&lt;/full-title&gt;&lt;abbr-1&gt;Genomics &amp;amp; informatics&lt;/abbr-1&gt;&lt;/periodical&gt;&lt;alt-periodical&gt;&lt;full-title&gt;Genomics Inform&lt;/full-title&gt;&lt;abbr-1&gt;Genomics &amp;amp; informatics&lt;/abbr-1&gt;&lt;/alt-periodical&gt;&lt;pages&gt;211-7&lt;/pages&gt;&lt;volume&gt;11&lt;/volume&gt;&lt;number&gt;4&lt;/number&gt;&lt;edition&gt;2014/01/28&lt;/edition&gt;&lt;keywords&gt;&lt;keyword&gt;biobank&lt;/keyword&gt;&lt;keyword&gt;bioethics&lt;/keyword&gt;&lt;keyword&gt;biospecimens&lt;/keyword&gt;&lt;keyword&gt;safety&lt;/keyword&gt;&lt;/keywords&gt;&lt;dates&gt;&lt;year&gt;2013&lt;/year&gt;&lt;pub-dates&gt;&lt;date&gt;Dec&lt;/date&gt;&lt;/pub-dates&gt;&lt;/dates&gt;&lt;isbn&gt;1598-866X (Print)&amp;#xD;1598-866x&lt;/isbn&gt;&lt;accession-num&gt;24465232&lt;/accession-num&gt;&lt;urls&gt;&lt;/urls&gt;&lt;custom2&gt;PMC3897848&lt;/custom2&gt;&lt;electronic-resource-num&gt;10.5808/gi.2013.11.4.211&lt;/electronic-resource-num&gt;&lt;remote-database-provider&gt;NLM&lt;/remote-database-provider&gt;&lt;language&gt;eng&lt;/language&gt;&lt;/record&gt;&lt;/Cite&gt;&lt;/EndNote&gt;</w:instrText>
      </w:r>
      <w:r>
        <w:rPr>
          <w:rFonts w:eastAsiaTheme="minorEastAsia"/>
          <w:lang w:val="de-DE" w:eastAsia="zh-CN"/>
        </w:rPr>
        <w:fldChar w:fldCharType="separate"/>
      </w:r>
      <w:r w:rsidR="008E199E">
        <w:rPr>
          <w:rFonts w:eastAsiaTheme="minorEastAsia"/>
          <w:noProof/>
          <w:lang w:val="de-DE" w:eastAsia="zh-CN"/>
        </w:rPr>
        <w:t>[3]</w:t>
      </w:r>
      <w:r>
        <w:rPr>
          <w:rFonts w:eastAsiaTheme="minorEastAsia"/>
          <w:lang w:val="de-DE" w:eastAsia="zh-CN"/>
        </w:rPr>
        <w:fldChar w:fldCharType="end"/>
      </w:r>
      <w:r w:rsidRPr="001129FE">
        <w:rPr>
          <w:rFonts w:eastAsiaTheme="minorEastAsia"/>
          <w:lang w:val="de-DE" w:eastAsia="zh-CN"/>
        </w:rPr>
        <w:t xml:space="preserve">. This evolution reflects the critical synergy: robust biobanks support integrated multi-omics analysis, which in turn drives precision medicine. However, constructing a biobank that meets the rigorous and diverse demands of major omics platforms (genomics, transcriptomics, proteomics, metabolomics, epigenomics) faces significant challenges, including pre-analytical variability from inconsistent protocols, the lack of practical integrated guidance, and the ethical-operational complexity of multimodal sampling </w:t>
      </w:r>
      <w:r>
        <w:rPr>
          <w:rFonts w:eastAsiaTheme="minorEastAsia"/>
          <w:lang w:val="de-DE" w:eastAsia="zh-CN"/>
        </w:rPr>
        <w:fldChar w:fldCharType="begin">
          <w:fldData xml:space="preserve">PEVuZE5vdGU+PENpdGU+PEF1dGhvcj5Db2xsaW5zPC9BdXRob3I+PFllYXI+MTk5ODwvWWVhcj48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</w:fldData>
        </w:fldChar>
      </w:r>
      <w:r w:rsidR="008E199E">
        <w:rPr>
          <w:rFonts w:eastAsiaTheme="minorEastAsia"/>
          <w:lang w:val="de-DE" w:eastAsia="zh-CN"/>
        </w:rPr>
        <w:instrText xml:space="preserve"> ADDIN EN.CITE </w:instrText>
      </w:r>
      <w:r w:rsidR="008E199E">
        <w:rPr>
          <w:rFonts w:eastAsiaTheme="minorEastAsia"/>
          <w:lang w:val="de-DE" w:eastAsia="zh-CN"/>
        </w:rPr>
        <w:fldChar w:fldCharType="begin">
          <w:fldData xml:space="preserve">PEVuZE5vdGU+PENpdGU+PEF1dGhvcj5Db2xsaW5zPC9BdXRob3I+PFllYXI+MTk5ODwvWWVhcj48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</w:fldData>
        </w:fldChar>
      </w:r>
      <w:r w:rsidR="008E199E">
        <w:rPr>
          <w:rFonts w:eastAsiaTheme="minorEastAsia"/>
          <w:lang w:val="de-DE" w:eastAsia="zh-CN"/>
        </w:rPr>
        <w:instrText xml:space="preserve"> ADDIN EN.CITE.DATA </w:instrText>
      </w:r>
      <w:r w:rsidR="008E199E">
        <w:rPr>
          <w:rFonts w:eastAsiaTheme="minorEastAsia"/>
          <w:lang w:val="de-DE" w:eastAsia="zh-CN"/>
        </w:rPr>
      </w:r>
      <w:r w:rsidR="008E199E">
        <w:rPr>
          <w:rFonts w:eastAsiaTheme="minorEastAsia"/>
          <w:lang w:val="de-DE" w:eastAsia="zh-CN"/>
        </w:rPr>
        <w:fldChar w:fldCharType="end"/>
      </w:r>
      <w:r>
        <w:rPr>
          <w:rFonts w:eastAsiaTheme="minorEastAsia"/>
          <w:lang w:val="de-DE" w:eastAsia="zh-CN"/>
        </w:rPr>
        <w:fldChar w:fldCharType="separate"/>
      </w:r>
      <w:r w:rsidR="008E199E">
        <w:rPr>
          <w:rFonts w:eastAsiaTheme="minorEastAsia"/>
          <w:noProof/>
          <w:lang w:val="de-DE" w:eastAsia="zh-CN"/>
        </w:rPr>
        <w:t>[4, 5]</w:t>
      </w:r>
      <w:r>
        <w:rPr>
          <w:rFonts w:eastAsiaTheme="minorEastAsia"/>
          <w:lang w:val="de-DE" w:eastAsia="zh-CN"/>
        </w:rPr>
        <w:fldChar w:fldCharType="end"/>
      </w:r>
      <w:r w:rsidRPr="001129FE">
        <w:rPr>
          <w:rFonts w:eastAsiaTheme="minorEastAsia"/>
          <w:lang w:val="de-DE" w:eastAsia="zh-CN"/>
        </w:rPr>
        <w:t xml:space="preserve">. This gap between the need for and the ability to build high-fidelity </w:t>
      </w:r>
      <w:r w:rsidRPr="001129FE">
        <w:rPr>
          <w:rFonts w:eastAsiaTheme="minorEastAsia"/>
          <w:lang w:val="de-DE" w:eastAsia="zh-CN"/>
        </w:rPr>
        <w:lastRenderedPageBreak/>
        <w:t>biobanks impedes translational progress. To address this, we developed the “3M” (Multi-omics, Multimodal biospecimen, Multi-departments) framework. This correspondence introduces this practical blueprint and presents ​ChatBiobank​ (https://chatbiobank.vercel.app/), an AI-powered platform designed to make the framework actionable.</w:t>
      </w:r>
    </w:p>
    <w:p w14:paraId="51FCD732" w14:textId="7BE38D8A" w:rsidR="001B596F" w:rsidRDefault="001B596F" w:rsidP="0035048F">
      <w:pPr>
        <w:pStyle w:val="Abstract"/>
        <w:numPr>
          <w:ilvl w:val="0"/>
          <w:numId w:val="1"/>
        </w:numPr>
        <w:spacing w:line="360" w:lineRule="auto"/>
        <w:rPr>
          <w:rFonts w:eastAsiaTheme="minorEastAsia"/>
          <w:lang w:eastAsia="zh-CN"/>
        </w:rPr>
      </w:pPr>
      <w:r w:rsidRPr="00FC4E04">
        <w:rPr>
          <w:rFonts w:eastAsiaTheme="minorEastAsia"/>
          <w:b/>
          <w:bCs/>
          <w:lang w:eastAsia="zh-CN"/>
        </w:rPr>
        <w:t>Integrated Framework for Multi-omics Biobank Construction</w:t>
      </w:r>
      <w:r w:rsidRPr="00FC4E04">
        <w:rPr>
          <w:rFonts w:eastAsiaTheme="minorEastAsia"/>
          <w:lang w:eastAsia="zh-CN"/>
        </w:rPr>
        <w:t>​</w:t>
      </w:r>
    </w:p>
    <w:p w14:paraId="6F9A4416" w14:textId="6323DCC1" w:rsidR="00103DA1" w:rsidRDefault="00103DA1" w:rsidP="00103DA1">
      <w:pPr>
        <w:pStyle w:val="Abstract"/>
        <w:spacing w:line="360" w:lineRule="auto"/>
        <w:rPr>
          <w:rFonts w:eastAsiaTheme="minorEastAsia"/>
          <w:lang w:eastAsia="zh-CN"/>
        </w:rPr>
      </w:pPr>
      <w:r w:rsidRPr="00FC4E04">
        <w:rPr>
          <w:rFonts w:eastAsiaTheme="minorEastAsia"/>
          <w:lang w:eastAsia="zh-CN"/>
        </w:rPr>
        <w:t>The effective construction of a biobank for integrated multi-omics analysis requires harmonization across three dimensions: technical specifications, clinical operations, and data management. Our "3M" framework is designed to address this by integrating four foundational pillars.</w:t>
      </w:r>
      <w:r>
        <w:rPr>
          <w:rFonts w:eastAsiaTheme="minorEastAsia" w:hint="eastAsia"/>
          <w:lang w:eastAsia="zh-CN"/>
        </w:rPr>
        <w:t xml:space="preserve"> </w:t>
      </w:r>
      <w:r w:rsidRPr="001129FE">
        <w:rPr>
          <w:rFonts w:eastAsiaTheme="minorEastAsia"/>
          <w:lang w:eastAsia="zh-CN"/>
        </w:rPr>
        <w:t xml:space="preserve">First, we established consolidated biospecimen requirements for the construction phase, defining the minimum volume, mass, and quality parameters needed for five major omics types (genomics, transcriptomics, proteomics, metabolomics, epigenomics) and for advanced applications like single-cell and spatial omics. These specifications are curated for diverse sample types, including surgical tissues, biopsies, blood, urine, and feces, providing ​a practical reference for researchers to determine sampling </w:t>
      </w:r>
      <w:proofErr w:type="gramStart"/>
      <w:r w:rsidRPr="001129FE">
        <w:rPr>
          <w:rFonts w:eastAsiaTheme="minorEastAsia"/>
          <w:lang w:eastAsia="zh-CN"/>
        </w:rPr>
        <w:t>volume</w:t>
      </w:r>
      <w:r w:rsidRPr="00C95D8E">
        <w:rPr>
          <w:rFonts w:eastAsiaTheme="minorEastAsia"/>
          <w:lang w:eastAsia="zh-CN"/>
        </w:rPr>
        <w:t>s</w:t>
      </w:r>
      <w:r w:rsidRPr="00FC4E04">
        <w:rPr>
          <w:rFonts w:eastAsiaTheme="minorEastAsia"/>
          <w:lang w:eastAsia="zh-CN"/>
        </w:rPr>
        <w:t>(</w:t>
      </w:r>
      <w:proofErr w:type="gramEnd"/>
      <w:r w:rsidRPr="00C95D8E">
        <w:rPr>
          <w:rFonts w:eastAsiaTheme="minorEastAsia"/>
          <w:lang w:val="de-DE" w:eastAsia="zh-CN"/>
        </w:rPr>
        <w:t>Appendix 1</w:t>
      </w:r>
      <w:r w:rsidRPr="00FC4E04">
        <w:rPr>
          <w:rFonts w:eastAsiaTheme="minorEastAsia"/>
          <w:lang w:eastAsia="zh-CN"/>
        </w:rPr>
        <w:t>)​​</w:t>
      </w:r>
      <w:r>
        <w:rPr>
          <w:rFonts w:eastAsiaTheme="minorEastAsia" w:hint="eastAsia"/>
          <w:lang w:eastAsia="zh-CN"/>
        </w:rPr>
        <w:t>.</w:t>
      </w:r>
      <w:r>
        <w:rPr>
          <w:rFonts w:eastAsiaTheme="minorEastAsia" w:hint="eastAsia"/>
          <w:lang w:eastAsia="zh-CN"/>
        </w:rPr>
        <w:t xml:space="preserve"> </w:t>
      </w:r>
      <w:r w:rsidRPr="00FC4E04">
        <w:rPr>
          <w:rFonts w:eastAsiaTheme="minorEastAsia"/>
          <w:lang w:eastAsia="zh-CN"/>
        </w:rPr>
        <w:t xml:space="preserve">Second, we developed ​standardized operational protocols (SOPs)​​ that are critical during the construction and operational phases. These SOPs cover the entire lifecycle—from patient consent and biospecimen acquisition, transport, processing, aliquoting, to long-term storage—with strict temporal and technical benchmarks (e.g., tissue ischemia time, plasma processing windows) </w:t>
      </w:r>
      <w:r>
        <w:rPr>
          <w:rFonts w:eastAsiaTheme="minorEastAsia"/>
          <w:lang w:eastAsia="zh-CN"/>
        </w:rPr>
        <w:fldChar w:fldCharType="begin">
          <w:fldData xml:space="preserve">PEVuZE5vdGU+PENpdGU+PEF1dGhvcj5TcHJ1ZXNzZWw8L0F1dGhvcj48WWVhcj4yMDA0PC9ZZWFy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aSAyMDEyMTAsIENoaW5hOyBCaW8tTWVkIEJpZyBEYXRhIENlbnRlciwgS2V5IExhYm9yYXRvcnkg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aSAyMDEyMTAsIENoaW5hLiBFbGVjdHJvbmljIGFkZHJlc3M6IHpyQHNpYmNiLmFjLmNuLjwvYXV0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PEVuZE5vdGU+PENpdGU+PEF1dGhvcj5TcHJ1ZXNzZWw8L0F1dGhvcj48WWVhcj4yMDA0PC9ZZWFy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aSAyMDEyMTAsIENoaW5hOyBCaW8tTWVkIEJpZyBEYXRhIENlbnRlciwgS2V5IExhYm9yYXRvcnkg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[6-8]</w:t>
      </w:r>
      <w:r>
        <w:rPr>
          <w:rFonts w:eastAsiaTheme="minorEastAsia"/>
          <w:lang w:eastAsia="zh-CN"/>
        </w:rPr>
        <w:fldChar w:fldCharType="end"/>
      </w:r>
      <w:r>
        <w:rPr>
          <w:rFonts w:eastAsiaTheme="minorEastAsia" w:hint="eastAsia"/>
          <w:lang w:eastAsia="zh-CN"/>
        </w:rPr>
        <w:t>.</w:t>
      </w:r>
      <w:r w:rsidRPr="00FC4E04">
        <w:rPr>
          <w:rFonts w:eastAsiaTheme="minorEastAsia"/>
          <w:lang w:eastAsia="zh-CN"/>
        </w:rPr>
        <w:t xml:space="preserve">These protocols are designed to be seamlessly embedded into existing clinical workflows, ensuring feasibility and minimizing pre-analytical variability from the </w:t>
      </w:r>
      <w:proofErr w:type="spellStart"/>
      <w:r w:rsidRPr="00FC4E04">
        <w:rPr>
          <w:rFonts w:eastAsiaTheme="minorEastAsia"/>
          <w:lang w:eastAsia="zh-CN"/>
        </w:rPr>
        <w:t>outset.Third</w:t>
      </w:r>
      <w:proofErr w:type="spellEnd"/>
      <w:r w:rsidRPr="00FC4E04">
        <w:rPr>
          <w:rFonts w:eastAsiaTheme="minorEastAsia"/>
          <w:lang w:eastAsia="zh-CN"/>
        </w:rPr>
        <w:t>, the framework incorporates a ​robust ethics and quality control (QC) system, which is essential for sustainable biobank operation. This includes informed consent templates tailored for multi-omics research and a risk-based QC plan referencing international standards (e.g., ISO 20387) for monitoring sample integrity. Fourth, we outline an ​integrated informatics management system​ for sample accession, release, and rich metadata annotation, ensuring full audit trails and data interoperability, which are crucial for the biobank's long-term utility</w:t>
      </w:r>
      <w:r>
        <w:rPr>
          <w:rFonts w:eastAsiaTheme="minorEastAsia"/>
          <w:lang w:eastAsia="zh-CN"/>
        </w:rPr>
        <w:fldChar w:fldCharType="begin">
          <w:fldData xml:space="preserve">PEVuZE5vdGU+PENpdGU+PEF1dGhvcj5XdTwvQXV0aG9yPjxZZWFyPjIwMjE8L1llYXI+PFJlY051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PEVuZE5vdGU+PENpdGU+PEF1dGhvcj5XdTwvQXV0aG9yPjxZZWFyPjIwMjE8L1llYXI+PFJlY051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[9-12]</w:t>
      </w:r>
      <w:r>
        <w:rPr>
          <w:rFonts w:eastAsiaTheme="minorEastAsia"/>
          <w:lang w:eastAsia="zh-CN"/>
        </w:rPr>
        <w:fldChar w:fldCharType="end"/>
      </w:r>
      <w:r w:rsidRPr="00FC4E04">
        <w:rPr>
          <w:rFonts w:eastAsiaTheme="minorEastAsia"/>
          <w:lang w:eastAsia="zh-CN"/>
        </w:rPr>
        <w:t>.</w:t>
      </w:r>
    </w:p>
    <w:p w14:paraId="155FD427" w14:textId="77777777" w:rsidR="002B6269" w:rsidRDefault="002B6269" w:rsidP="008D2E09">
      <w:pPr>
        <w:pStyle w:val="Abstract"/>
        <w:spacing w:line="360" w:lineRule="auto"/>
        <w:rPr>
          <w:rFonts w:eastAsiaTheme="minorEastAsia" w:hint="eastAsia"/>
          <w:lang w:eastAsia="zh-CN"/>
        </w:rPr>
      </w:pPr>
    </w:p>
    <w:p w14:paraId="0D98B2D0" w14:textId="391F47FB" w:rsidR="0035048F" w:rsidRPr="004517B3" w:rsidRDefault="002F7495" w:rsidP="0035048F">
      <w:pPr>
        <w:pStyle w:val="Abstract"/>
        <w:numPr>
          <w:ilvl w:val="0"/>
          <w:numId w:val="1"/>
        </w:numPr>
        <w:spacing w:line="360" w:lineRule="auto"/>
        <w:rPr>
          <w:rFonts w:eastAsiaTheme="minorEastAsia"/>
          <w:lang w:eastAsia="zh-CN"/>
        </w:rPr>
      </w:pPr>
      <w:r>
        <w:rPr>
          <w:rFonts w:eastAsiaTheme="minorEastAsia" w:hint="eastAsia"/>
          <w:b/>
          <w:bCs/>
          <w:lang w:eastAsia="zh-CN"/>
        </w:rPr>
        <w:lastRenderedPageBreak/>
        <w:t xml:space="preserve">Establishment of </w:t>
      </w:r>
      <w:proofErr w:type="spellStart"/>
      <w:r w:rsidR="0035048F" w:rsidRPr="00FC4E04">
        <w:rPr>
          <w:rFonts w:eastAsiaTheme="minorEastAsia"/>
          <w:b/>
          <w:bCs/>
          <w:lang w:eastAsia="zh-CN"/>
        </w:rPr>
        <w:t>ChatBiobank</w:t>
      </w:r>
      <w:proofErr w:type="spellEnd"/>
      <w:r>
        <w:rPr>
          <w:rFonts w:eastAsiaTheme="minorEastAsia" w:hint="eastAsia"/>
          <w:b/>
          <w:bCs/>
          <w:lang w:eastAsia="zh-CN"/>
        </w:rPr>
        <w:t xml:space="preserve"> based on RAG</w:t>
      </w:r>
    </w:p>
    <w:p w:rsidR="C7DAD95C" w:rsidRDefault="C7DAD95C" w:rsidP="C7DAD95C" w14:paraId="72866B8F" w14:textId="2E77F5F3">
      <w:pPr>
        <w:pStyle w:val="Abstract"/>
        <w:spacing w:line="360" w:lineRule="auto"/>
        <w:rPr>
          <w:ins w:id="1" w:author="Yang Fei" w:date="2026-03-25T08:53:43Z" w16du:dateUtc="2026-03-25T08:53:43Z"/>
          <w:rFonts w:eastAsiaTheme="minorEastAsia"/>
          <w:lang w:eastAsia="zh-CN"/>
        </w:rPr>
      </w:pPr>
      <w:ins w:id="2" w:author="Yang Fei" w:date="2026-03-25T08:53:43Z" w16du:dateUtc="2026-03-25T08:53:43Z">
        <w:r w:rsidR="C7DAD95C">
          <w:rPr>
            <w:rFonts w:eastAsiaTheme="minorEastAsia"/>
            <w:lang w:eastAsia="zh-CN"/>
          </w:rPr>
          <w:t xml:space="preserve">To translate the static 3M framework into an accessible and interactive implementation tool, we developed ChatBiobank as an AI-powered conversational platform built on a Retrieval-Augmented Generation (RAG) architecture. The system comprises three layers: a structured knowledge base, a domain-specific retrieval engine, and a large language model (LLM) interface for natural-language interaction.</w:t>
        </w:r>
      </w:ins>
    </w:p>
    <w:p w:rsidR="C7DAD95C" w:rsidRDefault="C7DAD95C" w:rsidP="C7DAD95C" w14:paraId="390D2C05" w14:textId="1C793F9B">
      <w:pPr>
        <w:pStyle w:val="Abstract"/>
        <w:spacing w:line="360" w:lineRule="auto"/>
        <w:rPr>
          <w:ins w:id="3" w:author="Yang Fei" w:date="2026-03-25T08:53:43Z" w16du:dateUtc="2026-03-25T08:53:43Z"/>
          <w:rFonts w:eastAsiaTheme="minorEastAsia"/>
          <w:lang w:eastAsia="zh-CN"/>
        </w:rPr>
      </w:pPr>
      <w:ins w:id="4" w:author="Yang Fei" w:date="2026-03-25T08:53:43Z" w16du:dateUtc="2026-03-25T08:53:43Z">
        <w:r w:rsidR="C7DAD95C">
          <w:rPr>
            <w:rFonts w:eastAsiaTheme="minorEastAsia"/>
            <w:lang w:eastAsia="zh-CN"/>
          </w:rPr>
          <w:t xml:space="preserve">The knowledge base was constructed by encoding the complete 3M framework content into seven structured HTML documents, covering omics requirements with detailed specimen volume specifications across five major omics types (genomics, transcriptomics, proteomics, metabolomics, epigenomics), standard operating procedures for multimodal biospecimen collection and storage (tissue, blood, urine, saliva, and feces), ethical compliance and informed consent templates, quality control criteria with quantitative thresholds (e.g., OD260/280 ratios, RIN values, tumor cell percentages), and biobank workflow protocols for sample accession, release, and metadata management. In total, the knowledge base encompasses approximately 7,200 words and 50,000 characters of curated, expert-reviewed content, including six structured data tables specifying specimen requirements for each omics platform.</w:t>
        </w:r>
      </w:ins>
    </w:p>
    <w:p w:rsidR="C7DAD95C" w:rsidRDefault="C7DAD95C" w:rsidP="C7DAD95C" w14:paraId="540AE693" w14:textId="650F34AB">
      <w:pPr>
        <w:pStyle w:val="Abstract"/>
        <w:spacing w:line="360" w:lineRule="auto"/>
        <w:rPr>
          <w:ins w:id="5" w:author="Yang Fei" w:date="2026-03-25T08:53:43Z" w16du:dateUtc="2026-03-25T08:53:43Z"/>
          <w:rFonts w:eastAsiaTheme="minorEastAsia"/>
          <w:lang w:eastAsia="zh-CN"/>
        </w:rPr>
      </w:pPr>
      <w:ins w:id="6" w:author="Yang Fei" w:date="2026-03-25T08:53:43Z" w16du:dateUtc="2026-03-25T08:53:43Z">
        <w:r w:rsidR="C7DAD95C">
          <w:rPr>
            <w:rFonts w:eastAsiaTheme="minorEastAsia"/>
            <w:lang w:eastAsia="zh-CN"/>
          </w:rPr>
          <w:t xml:space="preserve">The retrieval engine employs a server-side HTML parser (Cheerio) that performs hierarchical content extraction at initialization. The parser traverses the document object model (DOM) of each knowledge page, identifying semantic sections (sections, sub-sections, specimen types, and workflow steps) and extracting their associated headings, paragraphs, lists, and tables. Notably, HTML tables containing specimen volume specifications are automatically converted to Markdown format to preserve their structured layout for LLM consumption. Each extracted content block is annotated with a source URL pointing to the specific section of the 3M framework website, enabling precise citation and traceability in the generated responses.</w:t>
        </w:r>
      </w:ins>
    </w:p>
    <w:p w:rsidR="C7DAD95C" w:rsidRDefault="C7DAD95C" w:rsidP="C7DAD95C" w14:paraId="06F8C7ED" w14:textId="575CAF13">
      <w:pPr>
        <w:pStyle w:val="Abstract"/>
        <w:spacing w:line="360" w:lineRule="auto"/>
        <w:rPr>
          <w:ins w:id="7" w:author="Yang Fei" w:date="2026-03-25T08:53:43Z" w16du:dateUtc="2026-03-25T08:53:43Z"/>
          <w:rFonts w:eastAsiaTheme="minorEastAsia"/>
          <w:lang w:eastAsia="zh-CN"/>
        </w:rPr>
      </w:pPr>
      <w:ins w:id="8" w:author="Yang Fei" w:date="2026-03-25T08:53:43Z" w16du:dateUtc="2026-03-25T08:53:43Z">
        <w:r w:rsidR="C7DAD95C">
          <w:rPr>
            <w:rFonts w:eastAsiaTheme="minorEastAsia"/>
            <w:lang w:eastAsia="zh-CN"/>
          </w:rPr>
          <w:t xml:space="preserve">The assembled knowledge base is injected into the system prompt of Kimi K2.5, a large language model provided by Moonshot AI, which serves as the conversational backbone. The system prompt includes domain-specific instructions that enforce several key behaviors: faithful reproduction of complete data tables without row merging or value rephrasing, exhaustive reporting of quality control thresholds, automatic insertion of source citations as clickable links, and language matching to respond in the same language as the user query. The chat interface supports real-time streaming via Server-Sent Events (SSE), providing responsive interaction suitable for clinical settings. The entire platform is deployed as a Node.js/Express web application, with the 3M framework content pages and the AI chat interface served from the same origin, enabling seamless bidirectional navigation between the reference documentation and the conversational assistant.</w:t>
        </w:r>
      </w:ins>
    </w:p>
    <w:p w14:paraId="3A6CB8B9" w14:textId="77777777" w:rsidR="009654CB" w:rsidRDefault="004517B3" w:rsidP="009654CB">
      <w:pPr>
        <w:pStyle w:val="Abstract"/>
        <w:spacing w:line="360" w:lineRule="auto"/>
        <w:rPr>
          <w:rFonts w:eastAsiaTheme="minorEastAsia"/>
          <w:b/>
          <w:bCs/>
          <w:lang w:eastAsia="zh-CN"/>
        </w:rPr>
      </w:pPr>
      <w:del w:id="0" w:author="Yang Fei" w:date="2026-03-25T08:53:43Z" w16du:dateUtc="2026-03-25T08:53:43Z">
        <w:proofErr w:type="gramStart"/>
        <w:r w:rsidDel="C7DAD95C">
          <w:rPr>
            <w:rFonts w:eastAsiaTheme="minorEastAsia" w:hint="eastAsia"/>
            <w:b/>
            <w:bCs/>
            <w:lang w:eastAsia="zh-CN"/>
          </w:rPr>
          <w:delText>杨飞补一下</w:delText>
        </w:r>
        <w:proofErr w:type="gramEnd"/>
        <w:r w:rsidDel="C7DAD95C">
          <w:rPr>
            <w:rFonts w:eastAsiaTheme="minorEastAsia" w:hint="eastAsia"/>
            <w:b/>
            <w:bCs/>
            <w:lang w:eastAsia="zh-CN"/>
          </w:rPr>
          <w:delText>，建设的方法</w:delText>
        </w:r>
      </w:del>
    </w:p>
    <w:p w14:paraId="3DCBC385" w14:textId="77F76FC3" w:rsidR="004517B3" w:rsidRDefault="009654CB" w:rsidP="004517B3">
      <w:pPr>
        <w:pStyle w:val="Abstract"/>
        <w:spacing w:line="360" w:lineRule="auto"/>
        <w:rPr>
          <w:rFonts w:eastAsiaTheme="minorEastAsia" w:hint="eastAsia"/>
          <w:lang w:eastAsia="zh-CN"/>
        </w:rPr>
      </w:pPr>
      <w:r w:rsidRPr="00FC4E04">
        <w:rPr>
          <w:rFonts w:eastAsiaTheme="minorEastAsia"/>
          <w:lang w:eastAsia="zh-CN"/>
        </w:rPr>
        <w:t xml:space="preserve">Recognizing that documented standards alone are insufficient for practical implementation, we created </w:t>
      </w:r>
      <w:proofErr w:type="spellStart"/>
      <w:proofErr w:type="gramStart"/>
      <w:r w:rsidRPr="00FC4E04">
        <w:rPr>
          <w:rFonts w:eastAsiaTheme="minorEastAsia"/>
          <w:lang w:eastAsia="zh-CN"/>
        </w:rPr>
        <w:t>ChatBiobank</w:t>
      </w:r>
      <w:proofErr w:type="spellEnd"/>
      <w:r>
        <w:rPr>
          <w:rFonts w:eastAsiaTheme="minorEastAsia" w:hint="eastAsia"/>
          <w:lang w:eastAsia="zh-CN"/>
        </w:rPr>
        <w:t>(</w:t>
      </w:r>
      <w:proofErr w:type="gramEnd"/>
      <w:r>
        <w:rPr>
          <w:rFonts w:eastAsiaTheme="minorEastAsia" w:hint="eastAsia"/>
          <w:lang w:eastAsia="zh-CN"/>
        </w:rPr>
        <w:t>Figure 2)</w:t>
      </w:r>
      <w:r w:rsidRPr="00FC4E04">
        <w:rPr>
          <w:rFonts w:eastAsiaTheme="minorEastAsia"/>
          <w:lang w:eastAsia="zh-CN"/>
        </w:rPr>
        <w:t xml:space="preserve">. This platform transforms the static "3M" framework into a dynamic, </w:t>
      </w:r>
      <w:proofErr w:type="spellStart"/>
      <w:r w:rsidRPr="00FC4E04">
        <w:rPr>
          <w:rFonts w:eastAsiaTheme="minorEastAsia"/>
          <w:lang w:eastAsia="zh-CN"/>
        </w:rPr>
        <w:t>queryable</w:t>
      </w:r>
      <w:proofErr w:type="spellEnd"/>
      <w:r w:rsidRPr="00FC4E04">
        <w:rPr>
          <w:rFonts w:eastAsiaTheme="minorEastAsia"/>
          <w:lang w:eastAsia="zh-CN"/>
        </w:rPr>
        <w:t xml:space="preserve"> knowledge base. During biobank construction or daily operation, staff and researchers can use natural language (e.g., “What is the SOP for collecting </w:t>
      </w:r>
      <w:proofErr w:type="spellStart"/>
      <w:r w:rsidRPr="00FC4E04">
        <w:rPr>
          <w:rFonts w:eastAsiaTheme="minorEastAsia"/>
          <w:lang w:eastAsia="zh-CN"/>
        </w:rPr>
        <w:t>PAXgene</w:t>
      </w:r>
      <w:proofErr w:type="spellEnd"/>
      <w:r w:rsidRPr="00FC4E04">
        <w:rPr>
          <w:rFonts w:eastAsiaTheme="minorEastAsia"/>
          <w:lang w:eastAsia="zh-CN"/>
        </w:rPr>
        <w:t xml:space="preserve"> blood RNA tubes?” or “How should fresh</w:t>
      </w:r>
      <w:r>
        <w:rPr>
          <w:rFonts w:eastAsiaTheme="minorEastAsia" w:hint="eastAsia"/>
          <w:lang w:eastAsia="zh-CN"/>
        </w:rPr>
        <w:t xml:space="preserve"> </w:t>
      </w:r>
      <w:r w:rsidRPr="00FC4E04">
        <w:rPr>
          <w:rFonts w:eastAsiaTheme="minorEastAsia"/>
          <w:lang w:eastAsia="zh-CN"/>
        </w:rPr>
        <w:t>tissue for metabolomics be processed?”) to instantly retrieve precise protocols and requirements</w:t>
      </w:r>
      <w:r>
        <w:rPr>
          <w:rFonts w:eastAsiaTheme="minorEastAsia"/>
          <w:lang w:eastAsia="zh-CN"/>
        </w:rPr>
        <w:fldChar w:fldCharType="begin">
          <w:fldData xml:space="preserve">PEVuZE5vdGU+PENpdGU+PEF1dGhvcj5Tb3RlbG8tT3JvemNvPC9BdXRob3I+PFllYXI+MjAyMTwv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PEVuZE5vdGU+PENpdGU+PEF1dGhvcj5Tb3RlbG8tT3JvemNvPC9BdXRob3I+PFllYXI+MjAyMTwv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[18, 19]</w:t>
      </w:r>
      <w:r>
        <w:rPr>
          <w:rFonts w:eastAsiaTheme="minorEastAsia"/>
          <w:lang w:eastAsia="zh-CN"/>
        </w:rPr>
        <w:fldChar w:fldCharType="end"/>
      </w:r>
      <w:r w:rsidRPr="00FC4E04">
        <w:rPr>
          <w:rFonts w:eastAsiaTheme="minorEastAsia"/>
          <w:lang w:eastAsia="zh-CN"/>
        </w:rPr>
        <w:t>. This tool lowers the technical barrier to adherence, ensures consistency, and serves as a continuous training resource, which is vital for the successful construction and maintenance of a high-standard biobank.</w:t>
      </w:r>
    </w:p>
    <w:p w14:paraId="4037DBE3" w14:textId="6E39D242" w:rsidR="0035048F" w:rsidRDefault="005B627C" w:rsidP="007E4067">
      <w:pPr>
        <w:pStyle w:val="Abstract"/>
        <w:numPr>
          <w:ilvl w:val="0"/>
          <w:numId w:val="1"/>
        </w:numPr>
        <w:spacing w:line="360" w:lineRule="auto"/>
        <w:rPr>
          <w:rFonts w:eastAsiaTheme="minorEastAsia"/>
          <w:b/>
          <w:bCs/>
          <w:lang w:eastAsia="zh-CN"/>
        </w:rPr>
      </w:pPr>
      <w:r>
        <w:rPr>
          <w:rFonts w:eastAsiaTheme="minorEastAsia" w:hint="eastAsia"/>
          <w:b/>
          <w:bCs/>
          <w:lang w:eastAsia="zh-CN"/>
        </w:rPr>
        <w:t xml:space="preserve">Applications </w:t>
      </w:r>
      <w:proofErr w:type="spellStart"/>
      <w:r w:rsidRPr="00FC4E04">
        <w:rPr>
          <w:rFonts w:eastAsiaTheme="minorEastAsia"/>
          <w:b/>
          <w:bCs/>
          <w:lang w:eastAsia="zh-CN"/>
        </w:rPr>
        <w:t>ChatBiobank</w:t>
      </w:r>
      <w:proofErr w:type="spellEnd"/>
      <w:r>
        <w:rPr>
          <w:rFonts w:eastAsiaTheme="minorEastAsia" w:hint="eastAsia"/>
          <w:b/>
          <w:bCs/>
          <w:lang w:eastAsia="zh-CN"/>
        </w:rPr>
        <w:t xml:space="preserve"> in Clinical </w:t>
      </w:r>
      <w:r>
        <w:rPr>
          <w:rFonts w:eastAsiaTheme="minorEastAsia"/>
          <w:b/>
          <w:bCs/>
          <w:lang w:eastAsia="zh-CN"/>
        </w:rPr>
        <w:t>practice</w:t>
      </w:r>
      <w:r>
        <w:rPr>
          <w:rFonts w:eastAsiaTheme="minorEastAsia" w:hint="eastAsia"/>
          <w:b/>
          <w:bCs/>
          <w:lang w:eastAsia="zh-CN"/>
        </w:rPr>
        <w:t xml:space="preserve"> </w:t>
      </w:r>
    </w:p>
    <w:p w14:paraId="2694C6ED" w14:textId="30B9B6D8" w:rsidR="00540AEE" w:rsidRPr="00F04D07" w:rsidRDefault="00F04D07" w:rsidP="004F31C1">
      <w:pPr>
        <w:pStyle w:val="Abstract"/>
        <w:spacing w:line="360" w:lineRule="auto"/>
        <w:rPr>
          <w:rFonts w:eastAsiaTheme="minorEastAsia" w:hint="eastAsia"/>
          <w:lang w:eastAsia="zh-CN"/>
        </w:rPr>
      </w:pPr>
      <w:r w:rsidRPr="00C65C35">
        <w:rPr>
          <w:rFonts w:eastAsiaTheme="minorEastAsia"/>
          <w:lang w:eastAsia="zh-CN"/>
        </w:rPr>
        <w:t xml:space="preserve">The practical value of the “3M” framework was demonstrated through its implementation in the First Affiliated Hospital of Zhengzhou </w:t>
      </w:r>
      <w:proofErr w:type="gramStart"/>
      <w:r w:rsidRPr="00C65C35">
        <w:rPr>
          <w:rFonts w:eastAsiaTheme="minorEastAsia"/>
          <w:lang w:eastAsia="zh-CN"/>
        </w:rPr>
        <w:t>University</w:t>
      </w:r>
      <w:r w:rsidRPr="00C65C35">
        <w:rPr>
          <w:rFonts w:eastAsiaTheme="minorEastAsia" w:hint="eastAsia"/>
          <w:lang w:eastAsia="zh-CN"/>
        </w:rPr>
        <w:t>(</w:t>
      </w:r>
      <w:proofErr w:type="gramEnd"/>
      <w:r w:rsidRPr="00C65C35">
        <w:rPr>
          <w:rFonts w:eastAsiaTheme="minorEastAsia"/>
          <w:lang w:eastAsia="zh-CN"/>
        </w:rPr>
        <w:t xml:space="preserve">Figure </w:t>
      </w:r>
      <w:r>
        <w:rPr>
          <w:rFonts w:eastAsiaTheme="minorEastAsia" w:hint="eastAsia"/>
          <w:lang w:eastAsia="zh-CN"/>
        </w:rPr>
        <w:t>1</w:t>
      </w:r>
      <w:proofErr w:type="gramStart"/>
      <w:r w:rsidRPr="00C65C35">
        <w:rPr>
          <w:rFonts w:eastAsiaTheme="minorEastAsia"/>
          <w:lang w:eastAsia="zh-CN"/>
        </w:rPr>
        <w:t>​</w:t>
      </w:r>
      <w:r>
        <w:rPr>
          <w:rFonts w:eastAsiaTheme="minorEastAsia" w:hint="eastAsia"/>
          <w:lang w:eastAsia="zh-CN"/>
        </w:rPr>
        <w:t>)</w:t>
      </w:r>
      <w:r w:rsidRPr="00C65C35">
        <w:rPr>
          <w:rFonts w:eastAsiaTheme="minorEastAsia"/>
          <w:lang w:eastAsia="zh-CN"/>
        </w:rPr>
        <w:t>illustrates</w:t>
      </w:r>
      <w:proofErr w:type="gramEnd"/>
      <w:r w:rsidRPr="00C65C35">
        <w:rPr>
          <w:rFonts w:eastAsiaTheme="minorEastAsia"/>
          <w:lang w:eastAsia="zh-CN"/>
        </w:rPr>
        <w:t xml:space="preserve"> the synergistic workflow for an oncologic inpatient cohort, showcasing how the framework is embedded within the standard clinical pathway. This integration ensures that multimodal biospecimen (tissue, blood, urine, etc.) collection occurs synchronously with diagnostic and therapeutic procedures, minimizing patient burden and pre-analytical variability</w:t>
      </w:r>
      <w:r>
        <w:rPr>
          <w:rFonts w:eastAsiaTheme="minorEastAsia"/>
          <w:lang w:eastAsia="zh-CN"/>
        </w:rPr>
        <w:fldChar w:fldCharType="begin">
          <w:fldData xml:space="preserve">PEVuZE5vdGU+PENpdGU+PEF1dGhvcj5DaGVuPC9BdXRob3I+PFllYXI+MjAxNjwvWWVhcj48UmVj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PEVuZE5vdGU+PENpdGU+PEF1dGhvcj5DaGVuPC9BdXRob3I+PFllYXI+MjAxNjwvWWVhcj48UmVj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[13, 14]</w:t>
      </w:r>
      <w:r>
        <w:rPr>
          <w:rFonts w:eastAsiaTheme="minorEastAsia"/>
          <w:lang w:eastAsia="zh-CN"/>
        </w:rPr>
        <w:fldChar w:fldCharType="end"/>
      </w:r>
      <w:r w:rsidRPr="00C65C35">
        <w:rPr>
          <w:rFonts w:eastAsiaTheme="minorEastAsia"/>
          <w:lang w:eastAsia="zh-CN"/>
        </w:rPr>
        <w:t>. The workflow encompasses the entire process from patient consent and sample collection to quality-assured storage and data annotation, forming a closed-loop, ethical management system</w:t>
      </w:r>
      <w:r>
        <w:rPr>
          <w:rFonts w:eastAsiaTheme="minorEastAsia"/>
          <w:lang w:eastAsia="zh-CN"/>
        </w:rPr>
        <w:fldChar w:fldCharType="begin">
          <w:fldData xml:space="preserve">PEVuZE5vdGU+PENpdGU+PEF1dGhvcj5TaGlja2xlPC9BdXRob3I+PFllYXI+MjAwNjwvWWVhcj48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</w:fldData>
        </w:fldChar>
      </w:r>
      <w:r>
        <w:rPr>
          <w:rFonts w:eastAsiaTheme="minorEastAsia"/>
          <w:lang w:eastAsia="zh-CN"/>
        </w:rPr>
        <w:instrText xml:space="preserve"> ADDIN EN.CITE </w:instrText>
      </w:r>
      <w:r>
        <w:rPr>
          <w:rFonts w:eastAsiaTheme="minorEastAsia"/>
          <w:lang w:eastAsia="zh-CN"/>
        </w:rPr>
        <w:fldChar w:fldCharType="begin">
          <w:fldData xml:space="preserve">PEVuZE5vdGU+PENpdGU+PEF1dGhvcj5TaGlja2xlPC9BdXRob3I+PFllYXI+MjAwNjwvWWVhcj48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</w:fldData>
        </w:fldChar>
      </w:r>
      <w:r>
        <w:rPr>
          <w:rFonts w:eastAsiaTheme="minorEastAsia"/>
          <w:lang w:eastAsia="zh-CN"/>
        </w:rPr>
        <w:instrText xml:space="preserve"> ADDIN EN.CITE.DATA </w:instrText>
      </w:r>
      <w:r>
        <w:rPr>
          <w:rFonts w:eastAsiaTheme="minorEastAsia"/>
          <w:lang w:eastAsia="zh-CN"/>
        </w:rPr>
      </w:r>
      <w:r>
        <w:rPr>
          <w:rFonts w:eastAsiaTheme="minorEastAsia"/>
          <w:lang w:eastAsia="zh-CN"/>
        </w:rPr>
        <w:fldChar w:fldCharType="end"/>
      </w:r>
      <w:r>
        <w:rPr>
          <w:rFonts w:eastAsiaTheme="minorEastAsia"/>
          <w:lang w:eastAsia="zh-CN"/>
        </w:rPr>
        <w:fldChar w:fldCharType="separate"/>
      </w:r>
      <w:r>
        <w:rPr>
          <w:rFonts w:eastAsiaTheme="minorEastAsia"/>
          <w:noProof/>
          <w:lang w:eastAsia="zh-CN"/>
        </w:rPr>
        <w:t>[15-17]</w:t>
      </w:r>
      <w:r>
        <w:rPr>
          <w:rFonts w:eastAsiaTheme="minorEastAsia"/>
          <w:lang w:eastAsia="zh-CN"/>
        </w:rPr>
        <w:fldChar w:fldCharType="end"/>
      </w:r>
      <w:r w:rsidRPr="00C65C35">
        <w:rPr>
          <w:rFonts w:eastAsiaTheme="minorEastAsia"/>
          <w:lang w:eastAsia="zh-CN"/>
        </w:rPr>
        <w:t>.</w:t>
      </w:r>
      <w:r w:rsidR="003826B7">
        <w:rPr>
          <w:rFonts w:eastAsiaTheme="minorEastAsia" w:hint="eastAsia"/>
          <w:lang w:eastAsia="zh-CN"/>
        </w:rPr>
        <w:t xml:space="preserve"> (</w:t>
      </w:r>
      <w:r w:rsidR="003826B7">
        <w:rPr>
          <w:rFonts w:eastAsiaTheme="minorEastAsia" w:hint="eastAsia"/>
          <w:lang w:eastAsia="zh-CN"/>
        </w:rPr>
        <w:t>放一部分我们质控的结果</w:t>
      </w:r>
      <w:r w:rsidR="003826B7">
        <w:rPr>
          <w:rFonts w:eastAsiaTheme="minorEastAsia" w:hint="eastAsia"/>
          <w:lang w:eastAsia="zh-CN"/>
        </w:rPr>
        <w:t>)</w:t>
      </w:r>
    </w:p>
    <w:p w14:paraId="58127779" w14:textId="2F4ACBC2" w:rsidR="005B627C" w:rsidRPr="00DC4198" w:rsidRDefault="00424A6B" w:rsidP="00540AEE">
      <w:pPr>
        <w:pStyle w:val="Abstract"/>
        <w:numPr>
          <w:ilvl w:val="0"/>
          <w:numId w:val="1"/>
        </w:numPr>
        <w:spacing w:line="360" w:lineRule="auto"/>
        <w:rPr>
          <w:rFonts w:eastAsiaTheme="minorEastAsia" w:hint="eastAsia"/>
          <w:b/>
          <w:bCs/>
          <w:lang w:eastAsia="zh-CN"/>
        </w:rPr>
      </w:pPr>
      <w:r w:rsidRPr="00DC4198">
        <w:rPr>
          <w:rFonts w:eastAsiaTheme="minorEastAsia" w:hint="eastAsia"/>
          <w:b/>
          <w:bCs/>
          <w:lang w:eastAsia="zh-CN"/>
        </w:rPr>
        <w:t xml:space="preserve">Multi-Omics </w:t>
      </w:r>
      <w:r w:rsidRPr="00DC4198">
        <w:rPr>
          <w:rFonts w:eastAsiaTheme="minorEastAsia" w:hint="eastAsia"/>
          <w:b/>
          <w:bCs/>
          <w:lang w:eastAsia="zh-CN"/>
        </w:rPr>
        <w:t>驱动的样品</w:t>
      </w:r>
      <w:proofErr w:type="gramStart"/>
      <w:r w:rsidRPr="00DC4198">
        <w:rPr>
          <w:rFonts w:eastAsiaTheme="minorEastAsia" w:hint="eastAsia"/>
          <w:b/>
          <w:bCs/>
          <w:lang w:eastAsia="zh-CN"/>
        </w:rPr>
        <w:t>库未来</w:t>
      </w:r>
      <w:proofErr w:type="gramEnd"/>
      <w:r w:rsidRPr="00DC4198">
        <w:rPr>
          <w:rFonts w:eastAsiaTheme="minorEastAsia" w:hint="eastAsia"/>
          <w:b/>
          <w:bCs/>
          <w:lang w:eastAsia="zh-CN"/>
        </w:rPr>
        <w:t>展望</w:t>
      </w:r>
      <w:r w:rsidR="00885EF2">
        <w:rPr>
          <w:rFonts w:eastAsiaTheme="minorEastAsia" w:hint="eastAsia"/>
          <w:b/>
          <w:bCs/>
          <w:lang w:eastAsia="zh-CN"/>
        </w:rPr>
        <w:t xml:space="preserve"> ()</w:t>
      </w:r>
    </w:p>
    <w:p w14:paraId="35D91CD2" w14:textId="5AA0F062" w:rsidR="00540AEE" w:rsidRDefault="009F0724" w:rsidP="00540AEE">
      <w:pPr>
        <w:pStyle w:val="Abstract"/>
        <w:spacing w:line="360" w:lineRule="auto"/>
        <w:rPr>
          <w:rFonts w:eastAsiaTheme="minorEastAsia"/>
          <w:lang w:eastAsia="zh-CN"/>
        </w:rPr>
      </w:pPr>
      <w:r>
        <w:rPr>
          <w:rFonts w:eastAsiaTheme="minorEastAsia" w:hint="eastAsia"/>
          <w:lang w:eastAsia="zh-CN"/>
        </w:rPr>
        <w:t>多组学相比单组学的好处（多样品类型相比单一样品类型的好处）</w:t>
      </w:r>
    </w:p>
    <w:p w14:paraId="1465C241" w14:textId="26A563F9" w:rsidR="00FC5D79" w:rsidRPr="003161A2" w:rsidRDefault="007446CB" w:rsidP="00FC5D79">
      <w:pPr>
        <w:pStyle w:val="Abstract"/>
        <w:numPr>
          <w:ilvl w:val="0"/>
          <w:numId w:val="1"/>
        </w:numPr>
        <w:spacing w:line="360" w:lineRule="auto"/>
        <w:rPr>
          <w:rFonts w:eastAsiaTheme="minorEastAsia" w:hint="eastAsia"/>
          <w:b/>
          <w:bCs/>
          <w:lang w:eastAsia="zh-CN"/>
        </w:rPr>
      </w:pPr>
      <w:r w:rsidRPr="003161A2">
        <w:rPr>
          <w:rFonts w:eastAsiaTheme="minorEastAsia" w:hint="eastAsia"/>
          <w:b/>
          <w:bCs/>
          <w:lang w:eastAsia="zh-CN"/>
        </w:rPr>
        <w:t>Conclusion</w:t>
      </w:r>
    </w:p>
    <w:p w14:paraId="0F3DF128" w14:textId="77777777" w:rsidR="00F04D07" w:rsidRDefault="00F04D07" w:rsidP="00540AEE">
      <w:pPr>
        <w:pStyle w:val="Abstract"/>
        <w:spacing w:line="360" w:lineRule="auto"/>
        <w:rPr>
          <w:rFonts w:eastAsiaTheme="minorEastAsia"/>
          <w:lang w:eastAsia="zh-CN"/>
        </w:rPr>
      </w:pPr>
    </w:p>
    <w:p w14:paraId="0A610959" w14:textId="6A5FFE29" w:rsidR="001B596F" w:rsidRPr="00EF7305" w:rsidRDefault="00B22FBA">
      <w:pPr>
        <w:rPr>
          <w:rFonts w:ascii="Times New Roman" w:hAnsi="Times New Roman" w:cs="Times New Roman" w:hint="eastAsia"/>
          <w:b/>
          <w:bCs/>
          <w:kern w:val="0"/>
          <w:sz w:val="24"/>
          <w14:ligatures w14:val="none"/>
        </w:rPr>
      </w:pPr>
      <w:r w:rsidRPr="00EF7305">
        <w:rPr>
          <w:rFonts w:ascii="Times New Roman" w:hAnsi="Times New Roman" w:cs="Times New Roman" w:hint="eastAsia"/>
          <w:b/>
          <w:bCs/>
          <w:kern w:val="0"/>
          <w:sz w:val="24"/>
          <w14:ligatures w14:val="none"/>
        </w:rPr>
        <w:t>Reference</w:t>
      </w:r>
    </w:p>
    <w:p w14:paraId="78A101E8" w14:textId="77777777" w:rsidR="008E199E" w:rsidRPr="008E199E" w:rsidRDefault="001B596F" w:rsidP="008E199E">
      <w:pPr>
        <w:pStyle w:val="EndNoteBibliography"/>
        <w:spacing w:after="0"/>
        <w:ind w:left="720" w:hanging="720"/>
        <w:rPr>
          <w:rFonts w:hint="eastAsia"/>
        </w:rPr>
      </w:pPr>
      <w:r>
        <w:rPr>
          <w:rFonts w:hint="eastAsia"/>
          <w:lang w:val="de-DE"/>
        </w:rPr>
        <w:fldChar w:fldCharType="begin"/>
      </w:r>
      <w:r>
        <w:rPr>
          <w:rFonts w:hint="eastAsia"/>
          <w:lang w:val="de-DE"/>
        </w:rPr>
        <w:instrText xml:space="preserve"> ADDIN EN.REFLIST </w:instrText>
      </w:r>
      <w:r>
        <w:rPr>
          <w:rFonts w:hint="eastAsia"/>
          <w:lang w:val="de-DE"/>
        </w:rPr>
        <w:fldChar w:fldCharType="separate"/>
      </w:r>
      <w:r w:rsidR="008E199E" w:rsidRPr="008E199E">
        <w:rPr>
          <w:rFonts w:hint="eastAsia"/>
        </w:rPr>
        <w:t>1.</w:t>
      </w:r>
      <w:r w:rsidR="008E199E" w:rsidRPr="008E199E">
        <w:rPr>
          <w:rFonts w:hint="eastAsia"/>
        </w:rPr>
        <w:tab/>
        <w:t xml:space="preserve">Kinkorová, J., </w:t>
      </w:r>
      <w:r w:rsidR="008E199E" w:rsidRPr="008E199E">
        <w:rPr>
          <w:rFonts w:hint="eastAsia"/>
          <w:i/>
        </w:rPr>
        <w:t xml:space="preserve">Biobanks in the era of personalized medicine: objectives, </w:t>
      </w:r>
      <w:r w:rsidR="008E199E" w:rsidRPr="008E199E">
        <w:rPr>
          <w:rFonts w:hint="eastAsia"/>
          <w:i/>
        </w:rPr>
        <w:lastRenderedPageBreak/>
        <w:t>challenges, and innovation: Overview.</w:t>
      </w:r>
      <w:r w:rsidR="008E199E" w:rsidRPr="008E199E">
        <w:rPr>
          <w:rFonts w:hint="eastAsia"/>
        </w:rPr>
        <w:t xml:space="preserve"> Epma j, 2015. </w:t>
      </w:r>
      <w:r w:rsidR="008E199E" w:rsidRPr="008E199E">
        <w:rPr>
          <w:rFonts w:hint="eastAsia"/>
          <w:b/>
        </w:rPr>
        <w:t>7</w:t>
      </w:r>
      <w:r w:rsidR="008E199E" w:rsidRPr="008E199E">
        <w:rPr>
          <w:rFonts w:hint="eastAsia"/>
        </w:rPr>
        <w:t>(1): p. 4.</w:t>
      </w:r>
    </w:p>
    <w:p w14:paraId="4862F596" w14:textId="77777777" w:rsidR="008E199E" w:rsidRPr="008E199E" w:rsidRDefault="008E199E" w:rsidP="008E199E">
      <w:pPr>
        <w:pStyle w:val="EndNoteBibliography"/>
        <w:spacing w:after="0"/>
        <w:ind w:left="720" w:hanging="720"/>
        <w:rPr>
          <w:rFonts w:hint="eastAsia"/>
        </w:rPr>
      </w:pPr>
      <w:r w:rsidRPr="008E199E">
        <w:rPr>
          <w:rFonts w:hint="eastAsia"/>
        </w:rPr>
        <w:t>2.</w:t>
      </w:r>
      <w:r w:rsidRPr="008E199E">
        <w:rPr>
          <w:rFonts w:hint="eastAsia"/>
        </w:rPr>
        <w:tab/>
        <w:t xml:space="preserve">Greely, H.T., </w:t>
      </w:r>
      <w:r w:rsidRPr="008E199E">
        <w:rPr>
          <w:rFonts w:hint="eastAsia"/>
          <w:i/>
        </w:rPr>
        <w:t>The uneasy ethical and legal underpinnings of large-scale genomic biobanks.</w:t>
      </w:r>
      <w:r w:rsidRPr="008E199E">
        <w:rPr>
          <w:rFonts w:hint="eastAsia"/>
        </w:rPr>
        <w:t xml:space="preserve"> Annu Rev Genomics Hum Genet, 2007. </w:t>
      </w:r>
      <w:r w:rsidRPr="008E199E">
        <w:rPr>
          <w:rFonts w:hint="eastAsia"/>
          <w:b/>
        </w:rPr>
        <w:t>8</w:t>
      </w:r>
      <w:r w:rsidRPr="008E199E">
        <w:rPr>
          <w:rFonts w:hint="eastAsia"/>
        </w:rPr>
        <w:t>: p. 343-64.</w:t>
      </w:r>
    </w:p>
    <w:p w14:paraId="63BE3DC6" w14:textId="77777777" w:rsidR="008E199E" w:rsidRPr="008E199E" w:rsidRDefault="008E199E" w:rsidP="008E199E">
      <w:pPr>
        <w:pStyle w:val="EndNoteBibliography"/>
        <w:spacing w:after="0"/>
        <w:ind w:left="720" w:hanging="720"/>
        <w:rPr>
          <w:rFonts w:hint="eastAsia"/>
        </w:rPr>
      </w:pPr>
      <w:r w:rsidRPr="008E199E">
        <w:rPr>
          <w:rFonts w:hint="eastAsia"/>
        </w:rPr>
        <w:t>3.</w:t>
      </w:r>
      <w:r w:rsidRPr="008E199E">
        <w:rPr>
          <w:rFonts w:hint="eastAsia"/>
        </w:rPr>
        <w:tab/>
        <w:t xml:space="preserve">Kang, B., et al., </w:t>
      </w:r>
      <w:r w:rsidRPr="008E199E">
        <w:rPr>
          <w:rFonts w:hint="eastAsia"/>
          <w:i/>
        </w:rPr>
        <w:t>Current status, challenges, policies, and bioethics of biobanks.</w:t>
      </w:r>
      <w:r w:rsidRPr="008E199E">
        <w:rPr>
          <w:rFonts w:hint="eastAsia"/>
        </w:rPr>
        <w:t xml:space="preserve"> Genomics Inform, 2013. </w:t>
      </w:r>
      <w:r w:rsidRPr="008E199E">
        <w:rPr>
          <w:rFonts w:hint="eastAsia"/>
          <w:b/>
        </w:rPr>
        <w:t>11</w:t>
      </w:r>
      <w:r w:rsidRPr="008E199E">
        <w:rPr>
          <w:rFonts w:hint="eastAsia"/>
        </w:rPr>
        <w:t>(4): p. 211-7.</w:t>
      </w:r>
    </w:p>
    <w:p w14:paraId="08A6A182" w14:textId="77777777" w:rsidR="008E199E" w:rsidRPr="008E199E" w:rsidRDefault="008E199E" w:rsidP="008E199E">
      <w:pPr>
        <w:pStyle w:val="EndNoteBibliography"/>
        <w:spacing w:after="0"/>
        <w:ind w:left="720" w:hanging="720"/>
        <w:rPr>
          <w:rFonts w:hint="eastAsia"/>
        </w:rPr>
      </w:pPr>
      <w:r w:rsidRPr="008E199E">
        <w:rPr>
          <w:rFonts w:hint="eastAsia"/>
        </w:rPr>
        <w:t>4.</w:t>
      </w:r>
      <w:r w:rsidRPr="008E199E">
        <w:rPr>
          <w:rFonts w:hint="eastAsia"/>
        </w:rPr>
        <w:tab/>
        <w:t xml:space="preserve">Collins, F.S., et al., </w:t>
      </w:r>
      <w:r w:rsidRPr="008E199E">
        <w:rPr>
          <w:rFonts w:hint="eastAsia"/>
          <w:i/>
        </w:rPr>
        <w:t>New goals for the U.S. Human Genome Project: 1998-2003.</w:t>
      </w:r>
      <w:r w:rsidRPr="008E199E">
        <w:rPr>
          <w:rFonts w:hint="eastAsia"/>
        </w:rPr>
        <w:t xml:space="preserve"> Science, 1998. </w:t>
      </w:r>
      <w:r w:rsidRPr="008E199E">
        <w:rPr>
          <w:rFonts w:hint="eastAsia"/>
          <w:b/>
        </w:rPr>
        <w:t>282</w:t>
      </w:r>
      <w:r w:rsidRPr="008E199E">
        <w:rPr>
          <w:rFonts w:hint="eastAsia"/>
        </w:rPr>
        <w:t>(5389): p. 682-9.</w:t>
      </w:r>
    </w:p>
    <w:p w14:paraId="29C2DC8F" w14:textId="77777777" w:rsidR="008E199E" w:rsidRPr="008E199E" w:rsidRDefault="008E199E" w:rsidP="008E199E">
      <w:pPr>
        <w:pStyle w:val="EndNoteBibliography"/>
        <w:spacing w:after="0"/>
        <w:ind w:left="720" w:hanging="720"/>
        <w:rPr>
          <w:rFonts w:hint="eastAsia"/>
        </w:rPr>
      </w:pPr>
      <w:r w:rsidRPr="008E199E">
        <w:rPr>
          <w:rFonts w:hint="eastAsia"/>
        </w:rPr>
        <w:t>5.</w:t>
      </w:r>
      <w:r w:rsidRPr="008E199E">
        <w:rPr>
          <w:rFonts w:hint="eastAsia"/>
        </w:rPr>
        <w:tab/>
        <w:t xml:space="preserve">Cambon-Thomsen, A., et al., </w:t>
      </w:r>
      <w:r w:rsidRPr="008E199E">
        <w:rPr>
          <w:rFonts w:hint="eastAsia"/>
          <w:i/>
        </w:rPr>
        <w:t>Biobanks for genomics and genomics for biobanks.</w:t>
      </w:r>
      <w:r w:rsidRPr="008E199E">
        <w:rPr>
          <w:rFonts w:hint="eastAsia"/>
        </w:rPr>
        <w:t xml:space="preserve"> Comp Funct Genomics, 2003. </w:t>
      </w:r>
      <w:r w:rsidRPr="008E199E">
        <w:rPr>
          <w:rFonts w:hint="eastAsia"/>
          <w:b/>
        </w:rPr>
        <w:t>4</w:t>
      </w:r>
      <w:r w:rsidRPr="008E199E">
        <w:rPr>
          <w:rFonts w:hint="eastAsia"/>
        </w:rPr>
        <w:t>(6): p. 628-34.</w:t>
      </w:r>
    </w:p>
    <w:p w14:paraId="51D204C6" w14:textId="77777777" w:rsidR="008E199E" w:rsidRPr="008E199E" w:rsidRDefault="008E199E" w:rsidP="008E199E">
      <w:pPr>
        <w:pStyle w:val="EndNoteBibliography"/>
        <w:spacing w:after="0"/>
        <w:ind w:left="720" w:hanging="720"/>
        <w:rPr>
          <w:rFonts w:hint="eastAsia"/>
        </w:rPr>
      </w:pPr>
      <w:r w:rsidRPr="008E199E">
        <w:rPr>
          <w:rFonts w:hint="eastAsia"/>
        </w:rPr>
        <w:t>6.</w:t>
      </w:r>
      <w:r w:rsidRPr="008E199E">
        <w:rPr>
          <w:rFonts w:hint="eastAsia"/>
        </w:rPr>
        <w:tab/>
        <w:t xml:space="preserve">Spruessel, A., et al., </w:t>
      </w:r>
      <w:r w:rsidRPr="008E199E">
        <w:rPr>
          <w:rFonts w:hint="eastAsia"/>
          <w:i/>
        </w:rPr>
        <w:t>Tissue ischemia time affects gene and protein expression patterns within minutes following surgical tumor excision.</w:t>
      </w:r>
      <w:r w:rsidRPr="008E199E">
        <w:rPr>
          <w:rFonts w:hint="eastAsia"/>
        </w:rPr>
        <w:t xml:space="preserve"> Biotechniques, 2004. </w:t>
      </w:r>
      <w:r w:rsidRPr="008E199E">
        <w:rPr>
          <w:rFonts w:hint="eastAsia"/>
          <w:b/>
        </w:rPr>
        <w:t>36</w:t>
      </w:r>
      <w:r w:rsidRPr="008E199E">
        <w:rPr>
          <w:rFonts w:hint="eastAsia"/>
        </w:rPr>
        <w:t>(6): p. 1030-7.</w:t>
      </w:r>
    </w:p>
    <w:p w14:paraId="0C457A14" w14:textId="77777777" w:rsidR="008E199E" w:rsidRPr="008E199E" w:rsidRDefault="008E199E" w:rsidP="008E199E">
      <w:pPr>
        <w:pStyle w:val="EndNoteBibliography"/>
        <w:spacing w:after="0"/>
        <w:ind w:left="720" w:hanging="720"/>
        <w:rPr>
          <w:rFonts w:hint="eastAsia"/>
        </w:rPr>
      </w:pPr>
      <w:r w:rsidRPr="008E199E">
        <w:rPr>
          <w:rFonts w:hint="eastAsia"/>
        </w:rPr>
        <w:t>7.</w:t>
      </w:r>
      <w:r w:rsidRPr="008E199E">
        <w:rPr>
          <w:rFonts w:hint="eastAsia"/>
        </w:rPr>
        <w:tab/>
        <w:t xml:space="preserve">Kanai, Y., et al., </w:t>
      </w:r>
      <w:r w:rsidRPr="008E199E">
        <w:rPr>
          <w:rFonts w:hint="eastAsia"/>
          <w:i/>
        </w:rPr>
        <w:t>The Japanese Society of Pathology Guidelines on the handling of pathological tissue samples for genomic research: Standard operating procedures based on empirical analyses.</w:t>
      </w:r>
      <w:r w:rsidRPr="008E199E">
        <w:rPr>
          <w:rFonts w:hint="eastAsia"/>
        </w:rPr>
        <w:t xml:space="preserve"> Pathol Int, 2018. </w:t>
      </w:r>
      <w:r w:rsidRPr="008E199E">
        <w:rPr>
          <w:rFonts w:hint="eastAsia"/>
          <w:b/>
        </w:rPr>
        <w:t>68</w:t>
      </w:r>
      <w:r w:rsidRPr="008E199E">
        <w:rPr>
          <w:rFonts w:hint="eastAsia"/>
        </w:rPr>
        <w:t>(2): p. 63-90.</w:t>
      </w:r>
    </w:p>
    <w:p w14:paraId="3978BCA8" w14:textId="77777777" w:rsidR="008E199E" w:rsidRPr="008E199E" w:rsidRDefault="008E199E" w:rsidP="008E199E">
      <w:pPr>
        <w:pStyle w:val="EndNoteBibliography"/>
        <w:spacing w:after="0"/>
        <w:ind w:left="720" w:hanging="720"/>
        <w:rPr>
          <w:rFonts w:hint="eastAsia"/>
        </w:rPr>
      </w:pPr>
      <w:r w:rsidRPr="008E199E">
        <w:rPr>
          <w:rFonts w:hint="eastAsia"/>
        </w:rPr>
        <w:t>8.</w:t>
      </w:r>
      <w:r w:rsidRPr="008E199E">
        <w:rPr>
          <w:rFonts w:hint="eastAsia"/>
        </w:rPr>
        <w:tab/>
        <w:t xml:space="preserve">Li, C., et al., </w:t>
      </w:r>
      <w:r w:rsidRPr="008E199E">
        <w:rPr>
          <w:rFonts w:hint="eastAsia"/>
          <w:i/>
        </w:rPr>
        <w:t>Integrated Omics of Metastatic Colorectal Cancer.</w:t>
      </w:r>
      <w:r w:rsidRPr="008E199E">
        <w:rPr>
          <w:rFonts w:hint="eastAsia"/>
        </w:rPr>
        <w:t xml:space="preserve"> Cancer Cell, 2020. </w:t>
      </w:r>
      <w:r w:rsidRPr="008E199E">
        <w:rPr>
          <w:rFonts w:hint="eastAsia"/>
          <w:b/>
        </w:rPr>
        <w:t>38</w:t>
      </w:r>
      <w:r w:rsidRPr="008E199E">
        <w:rPr>
          <w:rFonts w:hint="eastAsia"/>
        </w:rPr>
        <w:t>(5): p. 734-747.e9.</w:t>
      </w:r>
    </w:p>
    <w:p w14:paraId="433BC6D8" w14:textId="77777777" w:rsidR="008E199E" w:rsidRPr="008E199E" w:rsidRDefault="008E199E" w:rsidP="008E199E">
      <w:pPr>
        <w:pStyle w:val="EndNoteBibliography"/>
        <w:spacing w:after="0"/>
        <w:ind w:left="720" w:hanging="720"/>
        <w:rPr>
          <w:rFonts w:hint="eastAsia"/>
        </w:rPr>
      </w:pPr>
      <w:r w:rsidRPr="008E199E">
        <w:rPr>
          <w:rFonts w:hint="eastAsia"/>
        </w:rPr>
        <w:t>9.</w:t>
      </w:r>
      <w:r w:rsidRPr="008E199E">
        <w:rPr>
          <w:rFonts w:hint="eastAsia"/>
        </w:rPr>
        <w:tab/>
        <w:t xml:space="preserve">Wu, S.Z., et al., </w:t>
      </w:r>
      <w:r w:rsidRPr="008E199E">
        <w:rPr>
          <w:rFonts w:hint="eastAsia"/>
          <w:i/>
        </w:rPr>
        <w:t>Cryopreservation of human cancers conserves tumour heterogeneity for single-cell multi-omics analysis.</w:t>
      </w:r>
      <w:r w:rsidRPr="008E199E">
        <w:rPr>
          <w:rFonts w:hint="eastAsia"/>
        </w:rPr>
        <w:t xml:space="preserve"> Genome Med, 2021. </w:t>
      </w:r>
      <w:r w:rsidRPr="008E199E">
        <w:rPr>
          <w:rFonts w:hint="eastAsia"/>
          <w:b/>
        </w:rPr>
        <w:t>13</w:t>
      </w:r>
      <w:r w:rsidRPr="008E199E">
        <w:rPr>
          <w:rFonts w:hint="eastAsia"/>
        </w:rPr>
        <w:t>(1): p. 81.</w:t>
      </w:r>
    </w:p>
    <w:p w14:paraId="572328A9" w14:textId="77777777" w:rsidR="008E199E" w:rsidRPr="008E199E" w:rsidRDefault="008E199E" w:rsidP="008E199E">
      <w:pPr>
        <w:pStyle w:val="EndNoteBibliography"/>
        <w:spacing w:after="0"/>
        <w:ind w:left="720" w:hanging="720"/>
        <w:rPr>
          <w:rFonts w:hint="eastAsia"/>
        </w:rPr>
      </w:pPr>
      <w:r w:rsidRPr="008E199E">
        <w:rPr>
          <w:rFonts w:hint="eastAsia"/>
        </w:rPr>
        <w:t>10.</w:t>
      </w:r>
      <w:r w:rsidRPr="008E199E">
        <w:rPr>
          <w:rFonts w:hint="eastAsia"/>
        </w:rPr>
        <w:tab/>
        <w:t xml:space="preserve">Ghatak, S., R.B. Muthukumaran, and S.K. Nachimuthu, </w:t>
      </w:r>
      <w:r w:rsidRPr="008E199E">
        <w:rPr>
          <w:rFonts w:hint="eastAsia"/>
          <w:i/>
        </w:rPr>
        <w:t>A simple method of genomic DNA extraction from human samples for PCR-RFLP analysis.</w:t>
      </w:r>
      <w:r w:rsidRPr="008E199E">
        <w:rPr>
          <w:rFonts w:hint="eastAsia"/>
        </w:rPr>
        <w:t xml:space="preserve"> J Biomol Tech, 2013. </w:t>
      </w:r>
      <w:r w:rsidRPr="008E199E">
        <w:rPr>
          <w:rFonts w:hint="eastAsia"/>
          <w:b/>
        </w:rPr>
        <w:t>24</w:t>
      </w:r>
      <w:r w:rsidRPr="008E199E">
        <w:rPr>
          <w:rFonts w:hint="eastAsia"/>
        </w:rPr>
        <w:t>(4): p. 224-31.</w:t>
      </w:r>
    </w:p>
    <w:p w14:paraId="119E8B76" w14:textId="77777777" w:rsidR="008E199E" w:rsidRPr="008E199E" w:rsidRDefault="008E199E" w:rsidP="008E199E">
      <w:pPr>
        <w:pStyle w:val="EndNoteBibliography"/>
        <w:spacing w:after="0"/>
        <w:ind w:left="720" w:hanging="720"/>
        <w:rPr>
          <w:rFonts w:hint="eastAsia"/>
        </w:rPr>
      </w:pPr>
      <w:r w:rsidRPr="008E199E">
        <w:rPr>
          <w:rFonts w:hint="eastAsia"/>
        </w:rPr>
        <w:t>11.</w:t>
      </w:r>
      <w:r w:rsidRPr="008E199E">
        <w:rPr>
          <w:rFonts w:hint="eastAsia"/>
        </w:rPr>
        <w:tab/>
        <w:t xml:space="preserve">Sheng, Q., et al., </w:t>
      </w:r>
      <w:r w:rsidRPr="008E199E">
        <w:rPr>
          <w:rFonts w:hint="eastAsia"/>
          <w:i/>
        </w:rPr>
        <w:t>Multi-perspective quality control of Illumina RNA sequencing data analysis.</w:t>
      </w:r>
      <w:r w:rsidRPr="008E199E">
        <w:rPr>
          <w:rFonts w:hint="eastAsia"/>
        </w:rPr>
        <w:t xml:space="preserve"> Brief Funct Genomics, 2017. </w:t>
      </w:r>
      <w:r w:rsidRPr="008E199E">
        <w:rPr>
          <w:rFonts w:hint="eastAsia"/>
          <w:b/>
        </w:rPr>
        <w:t>16</w:t>
      </w:r>
      <w:r w:rsidRPr="008E199E">
        <w:rPr>
          <w:rFonts w:hint="eastAsia"/>
        </w:rPr>
        <w:t>(4): p. 194-204.</w:t>
      </w:r>
    </w:p>
    <w:p w14:paraId="0F2E5A1E" w14:textId="77777777" w:rsidR="008E199E" w:rsidRPr="008E199E" w:rsidRDefault="008E199E" w:rsidP="008E199E">
      <w:pPr>
        <w:pStyle w:val="EndNoteBibliography"/>
        <w:spacing w:after="0"/>
        <w:ind w:left="720" w:hanging="720"/>
        <w:rPr>
          <w:rFonts w:hint="eastAsia"/>
        </w:rPr>
      </w:pPr>
      <w:r w:rsidRPr="008E199E">
        <w:rPr>
          <w:rFonts w:hint="eastAsia"/>
        </w:rPr>
        <w:t>12.</w:t>
      </w:r>
      <w:r w:rsidRPr="008E199E">
        <w:rPr>
          <w:rFonts w:hint="eastAsia"/>
        </w:rPr>
        <w:tab/>
        <w:t xml:space="preserve">Mullegama, S.V., et al., </w:t>
      </w:r>
      <w:r w:rsidRPr="008E199E">
        <w:rPr>
          <w:rFonts w:hint="eastAsia"/>
          <w:i/>
        </w:rPr>
        <w:t>Nucleic Acid Extraction from Human Biological Samples.</w:t>
      </w:r>
      <w:r w:rsidRPr="008E199E">
        <w:rPr>
          <w:rFonts w:hint="eastAsia"/>
        </w:rPr>
        <w:t xml:space="preserve"> Methods Mol Biol, 2019. </w:t>
      </w:r>
      <w:r w:rsidRPr="008E199E">
        <w:rPr>
          <w:rFonts w:hint="eastAsia"/>
          <w:b/>
        </w:rPr>
        <w:t>1897</w:t>
      </w:r>
      <w:r w:rsidRPr="008E199E">
        <w:rPr>
          <w:rFonts w:hint="eastAsia"/>
        </w:rPr>
        <w:t>: p. 359-383.</w:t>
      </w:r>
    </w:p>
    <w:p w14:paraId="548C2175" w14:textId="77777777" w:rsidR="008E199E" w:rsidRPr="008E199E" w:rsidRDefault="008E199E" w:rsidP="008E199E">
      <w:pPr>
        <w:pStyle w:val="EndNoteBibliography"/>
        <w:spacing w:after="0"/>
        <w:ind w:left="720" w:hanging="720"/>
        <w:rPr>
          <w:rFonts w:hint="eastAsia"/>
        </w:rPr>
      </w:pPr>
      <w:r w:rsidRPr="008E199E">
        <w:rPr>
          <w:rFonts w:hint="eastAsia"/>
        </w:rPr>
        <w:t>13.</w:t>
      </w:r>
      <w:r w:rsidRPr="008E199E">
        <w:rPr>
          <w:rFonts w:hint="eastAsia"/>
        </w:rPr>
        <w:tab/>
        <w:t xml:space="preserve">Chen, Y., et al., </w:t>
      </w:r>
      <w:r w:rsidRPr="008E199E">
        <w:rPr>
          <w:rFonts w:hint="eastAsia"/>
          <w:i/>
        </w:rPr>
        <w:t>A characteristic biosignature for discrimination of gastric cancer from healthy population by high throughput GC-MS analysis.</w:t>
      </w:r>
      <w:r w:rsidRPr="008E199E">
        <w:rPr>
          <w:rFonts w:hint="eastAsia"/>
        </w:rPr>
        <w:t xml:space="preserve"> Oncotarget, 2016. </w:t>
      </w:r>
      <w:r w:rsidRPr="008E199E">
        <w:rPr>
          <w:rFonts w:hint="eastAsia"/>
          <w:b/>
        </w:rPr>
        <w:t>7</w:t>
      </w:r>
      <w:r w:rsidRPr="008E199E">
        <w:rPr>
          <w:rFonts w:hint="eastAsia"/>
        </w:rPr>
        <w:t>(52): p. 87496-87510.</w:t>
      </w:r>
    </w:p>
    <w:p w14:paraId="5CB8E0F0" w14:textId="77777777" w:rsidR="008E199E" w:rsidRPr="008E199E" w:rsidRDefault="008E199E" w:rsidP="008E199E">
      <w:pPr>
        <w:pStyle w:val="EndNoteBibliography"/>
        <w:spacing w:after="0"/>
        <w:ind w:left="720" w:hanging="720"/>
        <w:rPr>
          <w:rFonts w:hint="eastAsia"/>
        </w:rPr>
      </w:pPr>
      <w:r w:rsidRPr="008E199E">
        <w:rPr>
          <w:rFonts w:hint="eastAsia"/>
        </w:rPr>
        <w:t>14.</w:t>
      </w:r>
      <w:r w:rsidRPr="008E199E">
        <w:rPr>
          <w:rFonts w:hint="eastAsia"/>
        </w:rPr>
        <w:tab/>
        <w:t xml:space="preserve">Rabe, A., et al., </w:t>
      </w:r>
      <w:r w:rsidRPr="008E199E">
        <w:rPr>
          <w:rFonts w:hint="eastAsia"/>
          <w:i/>
        </w:rPr>
        <w:t>Metaproteomics analysis of microbial diversity of human saliva and tongue dorsum in young healthy individuals.</w:t>
      </w:r>
      <w:r w:rsidRPr="008E199E">
        <w:rPr>
          <w:rFonts w:hint="eastAsia"/>
        </w:rPr>
        <w:t xml:space="preserve"> J Oral Microbiol, 2019. </w:t>
      </w:r>
      <w:r w:rsidRPr="008E199E">
        <w:rPr>
          <w:rFonts w:hint="eastAsia"/>
          <w:b/>
        </w:rPr>
        <w:t>11</w:t>
      </w:r>
      <w:r w:rsidRPr="008E199E">
        <w:rPr>
          <w:rFonts w:hint="eastAsia"/>
        </w:rPr>
        <w:t>(1): p. 1654786.</w:t>
      </w:r>
    </w:p>
    <w:p w14:paraId="29C9F801" w14:textId="77777777" w:rsidR="008E199E" w:rsidRPr="008E199E" w:rsidRDefault="008E199E" w:rsidP="008E199E">
      <w:pPr>
        <w:pStyle w:val="EndNoteBibliography"/>
        <w:spacing w:after="0"/>
        <w:ind w:left="720" w:hanging="720"/>
        <w:rPr>
          <w:rFonts w:hint="eastAsia"/>
        </w:rPr>
      </w:pPr>
      <w:r w:rsidRPr="008E199E">
        <w:rPr>
          <w:rFonts w:hint="eastAsia"/>
        </w:rPr>
        <w:t>15.</w:t>
      </w:r>
      <w:r w:rsidRPr="008E199E">
        <w:rPr>
          <w:rFonts w:hint="eastAsia"/>
        </w:rPr>
        <w:tab/>
        <w:t xml:space="preserve">Shickle, D., </w:t>
      </w:r>
      <w:r w:rsidRPr="008E199E">
        <w:rPr>
          <w:rFonts w:hint="eastAsia"/>
          <w:i/>
        </w:rPr>
        <w:t>The consent problem within DNA biobanks.</w:t>
      </w:r>
      <w:r w:rsidRPr="008E199E">
        <w:rPr>
          <w:rFonts w:hint="eastAsia"/>
        </w:rPr>
        <w:t xml:space="preserve"> Stud Hist Philos Biol Biomed Sci, 2006. </w:t>
      </w:r>
      <w:r w:rsidRPr="008E199E">
        <w:rPr>
          <w:rFonts w:hint="eastAsia"/>
          <w:b/>
        </w:rPr>
        <w:t>37</w:t>
      </w:r>
      <w:r w:rsidRPr="008E199E">
        <w:rPr>
          <w:rFonts w:hint="eastAsia"/>
        </w:rPr>
        <w:t>(3): p. 503-19.</w:t>
      </w:r>
    </w:p>
    <w:p w14:paraId="601D4C89" w14:textId="77777777" w:rsidR="008E199E" w:rsidRPr="008E199E" w:rsidRDefault="008E199E" w:rsidP="008E199E">
      <w:pPr>
        <w:pStyle w:val="EndNoteBibliography"/>
        <w:spacing w:after="0"/>
        <w:ind w:left="720" w:hanging="720"/>
        <w:rPr>
          <w:rFonts w:hint="eastAsia"/>
        </w:rPr>
      </w:pPr>
      <w:r w:rsidRPr="008E199E">
        <w:rPr>
          <w:rFonts w:hint="eastAsia"/>
        </w:rPr>
        <w:t>16.</w:t>
      </w:r>
      <w:r w:rsidRPr="008E199E">
        <w:rPr>
          <w:rFonts w:hint="eastAsia"/>
        </w:rPr>
        <w:tab/>
        <w:t xml:space="preserve">Munshi, R. and U. Thatte, </w:t>
      </w:r>
      <w:r w:rsidRPr="008E199E">
        <w:rPr>
          <w:rFonts w:hint="eastAsia"/>
          <w:i/>
        </w:rPr>
        <w:t>Compensation for research related injury.</w:t>
      </w:r>
      <w:r w:rsidRPr="008E199E">
        <w:rPr>
          <w:rFonts w:hint="eastAsia"/>
        </w:rPr>
        <w:t xml:space="preserve"> Perspect Clin Res, 2013. </w:t>
      </w:r>
      <w:r w:rsidRPr="008E199E">
        <w:rPr>
          <w:rFonts w:hint="eastAsia"/>
          <w:b/>
        </w:rPr>
        <w:t>4</w:t>
      </w:r>
      <w:r w:rsidRPr="008E199E">
        <w:rPr>
          <w:rFonts w:hint="eastAsia"/>
        </w:rPr>
        <w:t>(1): p. 61-9.</w:t>
      </w:r>
    </w:p>
    <w:p w14:paraId="3673BF18" w14:textId="77777777" w:rsidR="008E199E" w:rsidRPr="008E199E" w:rsidRDefault="008E199E" w:rsidP="008E199E">
      <w:pPr>
        <w:pStyle w:val="EndNoteBibliography"/>
        <w:spacing w:after="0"/>
        <w:ind w:left="720" w:hanging="720"/>
        <w:rPr>
          <w:rFonts w:hint="eastAsia"/>
        </w:rPr>
      </w:pPr>
      <w:r w:rsidRPr="008E199E">
        <w:rPr>
          <w:rFonts w:hint="eastAsia"/>
        </w:rPr>
        <w:t>17.</w:t>
      </w:r>
      <w:r w:rsidRPr="008E199E">
        <w:rPr>
          <w:rFonts w:hint="eastAsia"/>
        </w:rPr>
        <w:tab/>
        <w:t xml:space="preserve">Henry, L.M., M.E. Larkin, and E.R. Pike, </w:t>
      </w:r>
      <w:r w:rsidRPr="008E199E">
        <w:rPr>
          <w:rFonts w:hint="eastAsia"/>
          <w:i/>
        </w:rPr>
        <w:t>Just compensation: a no-fault proposal for research-related injuries.</w:t>
      </w:r>
      <w:r w:rsidRPr="008E199E">
        <w:rPr>
          <w:rFonts w:hint="eastAsia"/>
        </w:rPr>
        <w:t xml:space="preserve"> J Law Biosci, 2015. </w:t>
      </w:r>
      <w:r w:rsidRPr="008E199E">
        <w:rPr>
          <w:rFonts w:hint="eastAsia"/>
          <w:b/>
        </w:rPr>
        <w:t>2</w:t>
      </w:r>
      <w:r w:rsidRPr="008E199E">
        <w:rPr>
          <w:rFonts w:hint="eastAsia"/>
        </w:rPr>
        <w:t>(3): p. 645-668.</w:t>
      </w:r>
    </w:p>
    <w:p w14:paraId="3D11B95B" w14:textId="77777777" w:rsidR="008E199E" w:rsidRPr="008E199E" w:rsidRDefault="008E199E" w:rsidP="008E199E">
      <w:pPr>
        <w:pStyle w:val="EndNoteBibliography"/>
        <w:spacing w:after="0"/>
        <w:ind w:left="720" w:hanging="720"/>
        <w:rPr>
          <w:rFonts w:hint="eastAsia"/>
        </w:rPr>
      </w:pPr>
      <w:r w:rsidRPr="008E199E">
        <w:rPr>
          <w:rFonts w:hint="eastAsia"/>
        </w:rPr>
        <w:t>18.</w:t>
      </w:r>
      <w:r w:rsidRPr="008E199E">
        <w:rPr>
          <w:rFonts w:hint="eastAsia"/>
        </w:rPr>
        <w:tab/>
        <w:t xml:space="preserve">Sotelo-Orozco, J., et al., </w:t>
      </w:r>
      <w:r w:rsidRPr="008E199E">
        <w:rPr>
          <w:rFonts w:hint="eastAsia"/>
          <w:i/>
        </w:rPr>
        <w:t>A Comparison of Serum and Plasma Blood Collection Tubes for the Integration of Epidemiological and Metabolomics Data.</w:t>
      </w:r>
      <w:r w:rsidRPr="008E199E">
        <w:rPr>
          <w:rFonts w:hint="eastAsia"/>
        </w:rPr>
        <w:t xml:space="preserve"> Front Mol Biosci, 2021. </w:t>
      </w:r>
      <w:r w:rsidRPr="008E199E">
        <w:rPr>
          <w:rFonts w:hint="eastAsia"/>
          <w:b/>
        </w:rPr>
        <w:t>8</w:t>
      </w:r>
      <w:r w:rsidRPr="008E199E">
        <w:rPr>
          <w:rFonts w:hint="eastAsia"/>
        </w:rPr>
        <w:t>: p. 682134.</w:t>
      </w:r>
    </w:p>
    <w:p w14:paraId="4092886F" w14:textId="77777777" w:rsidR="008E199E" w:rsidRPr="008E199E" w:rsidRDefault="008E199E" w:rsidP="008E199E">
      <w:pPr>
        <w:pStyle w:val="EndNoteBibliography"/>
        <w:ind w:left="720" w:hanging="720"/>
        <w:rPr>
          <w:rFonts w:hint="eastAsia"/>
        </w:rPr>
      </w:pPr>
      <w:r w:rsidRPr="008E199E">
        <w:rPr>
          <w:rFonts w:hint="eastAsia"/>
        </w:rPr>
        <w:t>19.</w:t>
      </w:r>
      <w:r w:rsidRPr="008E199E">
        <w:rPr>
          <w:rFonts w:hint="eastAsia"/>
        </w:rPr>
        <w:tab/>
        <w:t xml:space="preserve">Koopaie, M., et al., </w:t>
      </w:r>
      <w:r w:rsidRPr="008E199E">
        <w:rPr>
          <w:rFonts w:hint="eastAsia"/>
          <w:i/>
        </w:rPr>
        <w:t>Evaluation of CSTB and DMBT1 expression in saliva of gastric cancer patients and controls.</w:t>
      </w:r>
      <w:r w:rsidRPr="008E199E">
        <w:rPr>
          <w:rFonts w:hint="eastAsia"/>
        </w:rPr>
        <w:t xml:space="preserve"> BMC Cancer, 2022. </w:t>
      </w:r>
      <w:r w:rsidRPr="008E199E">
        <w:rPr>
          <w:rFonts w:hint="eastAsia"/>
          <w:b/>
        </w:rPr>
        <w:t>22</w:t>
      </w:r>
      <w:r w:rsidRPr="008E199E">
        <w:rPr>
          <w:rFonts w:hint="eastAsia"/>
        </w:rPr>
        <w:t>(1): p. 473.</w:t>
      </w:r>
    </w:p>
    <w:p w14:paraId="7074E5B0" w14:textId="72F1C7FF" w:rsidR="00857E9C" w:rsidRDefault="001B596F">
      <w:pPr>
        <w:rPr>
          <w:lang w:val="de-DE"/>
        </w:rPr>
      </w:pPr>
      <w:r>
        <w:rPr>
          <w:rFonts w:hint="eastAsia"/>
          <w:lang w:val="de-DE"/>
        </w:rPr>
        <w:lastRenderedPageBreak/>
        <w:fldChar w:fldCharType="end"/>
      </w:r>
    </w:p>
    <w:p w14:paraId="302B2E07" w14:textId="77777777" w:rsidR="00F06415" w:rsidRDefault="00F06415">
      <w:pPr>
        <w:rPr>
          <w:lang w:val="de-DE"/>
        </w:rPr>
      </w:pPr>
    </w:p>
    <w:p w14:paraId="14720B7B" w14:textId="77777777" w:rsidR="00F06415" w:rsidRDefault="00F06415" w:rsidP="00F06415">
      <w:pPr>
        <w:pStyle w:val="Abstract"/>
        <w:spacing w:line="360" w:lineRule="auto"/>
        <w:rPr>
          <w:rFonts w:eastAsiaTheme="minorEastAsia"/>
          <w:lang w:eastAsia="zh-CN"/>
        </w:rPr>
      </w:pPr>
      <w:r>
        <w:rPr>
          <w:noProof/>
        </w:rPr>
        <w:drawing>
          <wp:inline distT="0" distB="0" distL="0" distR="0" wp14:anchorId="08CD36EF" wp14:editId="43C119E8">
            <wp:extent cx="5274310" cy="7911465"/>
            <wp:effectExtent l="0" t="0" r="2540" b="0"/>
            <wp:docPr id="7102927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047"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7911465"/>
                    </a:xfrm>
                    <a:prstGeom prst="rect">
                      <a:avLst/>
                    </a:prstGeom>
                    <a:noFill/>
                    <a:ln>
                      <a:noFill/>
                    </a:ln>
                  </pic:spPr>
                </pic:pic>
              </a:graphicData>
            </a:graphic>
          </wp:inline>
        </w:drawing>
      </w:r>
    </w:p>
    <w:p w14:paraId="762F1F35" w14:textId="77777777" w:rsidR="00F06415" w:rsidRPr="00FC4E04" w:rsidRDefault="00F06415" w:rsidP="00F06415">
      <w:pPr>
        <w:spacing w:line="480" w:lineRule="auto"/>
        <w:rPr>
          <w:rFonts w:eastAsia="黑体"/>
        </w:rPr>
      </w:pPr>
      <w:r>
        <w:rPr>
          <w:rFonts w:eastAsia="黑体"/>
        </w:rPr>
        <w:lastRenderedPageBreak/>
        <w:t xml:space="preserve">Figure </w:t>
      </w:r>
      <w:r>
        <w:rPr>
          <w:rFonts w:eastAsia="黑体" w:hint="eastAsia"/>
        </w:rPr>
        <w:t>1</w:t>
      </w:r>
      <w:r>
        <w:rPr>
          <w:rFonts w:eastAsia="黑体"/>
        </w:rPr>
        <w:t>:</w:t>
      </w:r>
      <w:bookmarkStart w:id="0" w:name="_Hlk206747958"/>
      <w:r>
        <w:t xml:space="preserve"> </w:t>
      </w:r>
      <w:r>
        <w:rPr>
          <w:rFonts w:eastAsia="黑体"/>
        </w:rPr>
        <w:t>​</w:t>
      </w:r>
      <w:bookmarkEnd w:id="0"/>
      <w:r>
        <w:t xml:space="preserve"> </w:t>
      </w:r>
      <w:r>
        <w:rPr>
          <w:rFonts w:eastAsia="黑体"/>
        </w:rPr>
        <w:t xml:space="preserve">The typical workflow for oncologic inpatient cohorts </w:t>
      </w:r>
      <w:r>
        <w:rPr>
          <w:rFonts w:eastAsia="黑体" w:hint="eastAsia"/>
        </w:rPr>
        <w:t>according to 3M framework</w:t>
      </w:r>
      <w:r>
        <w:rPr>
          <w:rFonts w:eastAsia="黑体"/>
        </w:rPr>
        <w:t>.</w:t>
      </w:r>
    </w:p>
    <w:p w14:paraId="4E0B0E70" w14:textId="77777777" w:rsidR="000301FE" w:rsidRDefault="000301FE" w:rsidP="000301FE">
      <w:pPr>
        <w:pStyle w:val="Abstract"/>
        <w:spacing w:line="360" w:lineRule="auto"/>
        <w:jc w:val="center"/>
        <w:rPr>
          <w:rFonts w:eastAsiaTheme="minorEastAsia"/>
          <w:lang w:eastAsia="zh-CN"/>
        </w:rPr>
      </w:pPr>
      <w:r>
        <w:rPr>
          <w:rFonts w:eastAsia="等线"/>
          <w:b/>
          <w:bCs/>
          <w:noProof/>
        </w:rPr>
        <w:drawing>
          <wp:inline distT="0" distB="0" distL="0" distR="0" wp14:anchorId="3D22E2A5" wp14:editId="7E5DB81E">
            <wp:extent cx="4276090" cy="2501265"/>
            <wp:effectExtent l="0" t="0" r="0" b="0"/>
            <wp:docPr id="1993676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695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18794" t="10832" r="18474" b="14638"/>
                    <a:stretch>
                      <a:fillRect/>
                    </a:stretch>
                  </pic:blipFill>
                  <pic:spPr>
                    <a:xfrm>
                      <a:off x="0" y="0"/>
                      <a:ext cx="4282466" cy="2505240"/>
                    </a:xfrm>
                    <a:prstGeom prst="rect">
                      <a:avLst/>
                    </a:prstGeom>
                    <a:noFill/>
                    <a:ln>
                      <a:noFill/>
                    </a:ln>
                  </pic:spPr>
                </pic:pic>
              </a:graphicData>
            </a:graphic>
          </wp:inline>
        </w:drawing>
      </w:r>
    </w:p>
    <w:p w14:paraId="1935B9BA" w14:textId="77777777" w:rsidR="000301FE" w:rsidRPr="00C95D8E" w:rsidRDefault="000301FE" w:rsidP="000301FE">
      <w:pPr>
        <w:spacing w:line="480" w:lineRule="auto"/>
        <w:rPr>
          <w:rFonts w:eastAsia="等线"/>
          <w:b/>
          <w:bCs/>
        </w:rPr>
      </w:pPr>
      <w:r>
        <w:rPr>
          <w:rFonts w:eastAsia="黑体"/>
        </w:rPr>
        <w:t>Figure 1 The Screenshot of the developed website for multimodal biospecimen management framework.</w:t>
      </w:r>
    </w:p>
    <w:p w14:paraId="04D2C5A6" w14:textId="77777777" w:rsidR="00F06415" w:rsidRPr="000301FE" w:rsidRDefault="00F06415"/>
    <w:p w14:paraId="698E557A" w14:textId="77777777" w:rsidR="00F06415" w:rsidRPr="0011442C" w:rsidRDefault="00F06415">
      <w:pPr>
        <w:rPr>
          <w:rFonts w:hint="eastAsia"/>
          <w:lang w:val="de-DE"/>
        </w:rPr>
      </w:pPr>
    </w:p>
    <w:sectPr w:rsidR="00F06415" w:rsidRPr="001144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5FF8A" w14:textId="77777777" w:rsidR="00E65135" w:rsidRDefault="00E65135" w:rsidP="009B440E">
      <w:pPr>
        <w:spacing w:after="0" w:line="240" w:lineRule="auto"/>
        <w:rPr>
          <w:rFonts w:hint="eastAsia"/>
        </w:rPr>
      </w:pPr>
      <w:r>
        <w:separator/>
      </w:r>
    </w:p>
  </w:endnote>
  <w:endnote w:type="continuationSeparator" w:id="0">
    <w:p w14:paraId="2BFB45F5" w14:textId="77777777" w:rsidR="00E65135" w:rsidRDefault="00E65135" w:rsidP="009B44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7C6C6" w14:textId="77777777" w:rsidR="00E65135" w:rsidRDefault="00E65135" w:rsidP="009B440E">
      <w:pPr>
        <w:spacing w:after="0" w:line="240" w:lineRule="auto"/>
        <w:rPr>
          <w:rFonts w:hint="eastAsia"/>
        </w:rPr>
      </w:pPr>
      <w:r>
        <w:separator/>
      </w:r>
    </w:p>
  </w:footnote>
  <w:footnote w:type="continuationSeparator" w:id="0">
    <w:p w14:paraId="25FE4CDB" w14:textId="77777777" w:rsidR="00E65135" w:rsidRDefault="00E65135" w:rsidP="009B44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507E6"/>
    <w:multiLevelType w:val="hybridMultilevel"/>
    <w:tmpl w:val="6EEA6228"/>
    <w:lvl w:ilvl="0" w:tplc="C2B651B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6108876">
    <w:abstractNumId w:val="0"/>
  </w:num>
</w:numbering>
</file>

<file path=word/people.xml><?xml version="1.0" encoding="utf-8"?>
<w15:people xmlns:w15="http://schemas.microsoft.com/office/word/2012/wordml">
  <w15:person w15:author="Yang Fei">
    <w15:presenceInfo w15:providerId="None" w15:userId="Yang F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asxwz95sxrxjep0rbp99p0farrtsrxvdp5&quot;&gt;My EndNote Library&lt;record-ids&gt;&lt;item&gt;608&lt;/item&gt;&lt;/record-ids&gt;&lt;/item&gt;&lt;/Libraries&gt;"/>
  </w:docVars>
  <w:rsids>
    <w:rsidRoot w:val="00857E9C"/>
    <w:rsid w:val="00022248"/>
    <w:rsid w:val="000301FE"/>
    <w:rsid w:val="000E63D5"/>
    <w:rsid w:val="000F5FCA"/>
    <w:rsid w:val="00103DA1"/>
    <w:rsid w:val="0011442C"/>
    <w:rsid w:val="001A1C63"/>
    <w:rsid w:val="001B596F"/>
    <w:rsid w:val="002B6269"/>
    <w:rsid w:val="002E3B1C"/>
    <w:rsid w:val="002F7495"/>
    <w:rsid w:val="00302644"/>
    <w:rsid w:val="003161A2"/>
    <w:rsid w:val="0035048F"/>
    <w:rsid w:val="003826B7"/>
    <w:rsid w:val="00383315"/>
    <w:rsid w:val="00424A6B"/>
    <w:rsid w:val="004517B3"/>
    <w:rsid w:val="00494F27"/>
    <w:rsid w:val="004D30A9"/>
    <w:rsid w:val="004F31C1"/>
    <w:rsid w:val="00540AEE"/>
    <w:rsid w:val="0057000C"/>
    <w:rsid w:val="005B627C"/>
    <w:rsid w:val="005E456A"/>
    <w:rsid w:val="0068099A"/>
    <w:rsid w:val="00693672"/>
    <w:rsid w:val="0070149A"/>
    <w:rsid w:val="007446CB"/>
    <w:rsid w:val="007E4067"/>
    <w:rsid w:val="0080619C"/>
    <w:rsid w:val="008238B8"/>
    <w:rsid w:val="00824D62"/>
    <w:rsid w:val="00857E9C"/>
    <w:rsid w:val="00876000"/>
    <w:rsid w:val="00885EF2"/>
    <w:rsid w:val="008D2E09"/>
    <w:rsid w:val="008E199E"/>
    <w:rsid w:val="009264A4"/>
    <w:rsid w:val="009654CB"/>
    <w:rsid w:val="009B440E"/>
    <w:rsid w:val="009F0724"/>
    <w:rsid w:val="00A54C95"/>
    <w:rsid w:val="00A8419D"/>
    <w:rsid w:val="00B137D3"/>
    <w:rsid w:val="00B22FBA"/>
    <w:rsid w:val="00B25EC6"/>
    <w:rsid w:val="00BB4027"/>
    <w:rsid w:val="00BC7F89"/>
    <w:rsid w:val="00BE633A"/>
    <w:rsid w:val="00C4623B"/>
    <w:rsid w:val="00C51005"/>
    <w:rsid w:val="00D43882"/>
    <w:rsid w:val="00D47CE5"/>
    <w:rsid w:val="00D54AEB"/>
    <w:rsid w:val="00D90C1C"/>
    <w:rsid w:val="00DA5DAB"/>
    <w:rsid w:val="00DC4198"/>
    <w:rsid w:val="00DC683B"/>
    <w:rsid w:val="00E10180"/>
    <w:rsid w:val="00E65135"/>
    <w:rsid w:val="00EA7B65"/>
    <w:rsid w:val="00EE706E"/>
    <w:rsid w:val="00EF7305"/>
    <w:rsid w:val="00F04D07"/>
    <w:rsid w:val="00F06415"/>
    <w:rsid w:val="00F15716"/>
    <w:rsid w:val="00F24342"/>
    <w:rsid w:val="00FC5D79"/>
    <w:rsid w:val="00FD72A6"/>
    <w:rsid w:val="C7DAD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CBB21"/>
  <w15:chartTrackingRefBased/>
  <w15:docId w15:val="{494B43A4-847F-4F0A-8476-FF993E27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7E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57E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57E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57E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57E9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57E9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57E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7E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7E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7E9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57E9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57E9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57E9C"/>
    <w:rPr>
      <w:rFonts w:cstheme="majorBidi"/>
      <w:color w:val="2F5496" w:themeColor="accent1" w:themeShade="BF"/>
      <w:sz w:val="28"/>
      <w:szCs w:val="28"/>
    </w:rPr>
  </w:style>
  <w:style w:type="character" w:customStyle="1" w:styleId="50">
    <w:name w:val="标题 5 字符"/>
    <w:basedOn w:val="a0"/>
    <w:link w:val="5"/>
    <w:uiPriority w:val="9"/>
    <w:semiHidden/>
    <w:rsid w:val="00857E9C"/>
    <w:rPr>
      <w:rFonts w:cstheme="majorBidi"/>
      <w:color w:val="2F5496" w:themeColor="accent1" w:themeShade="BF"/>
      <w:sz w:val="24"/>
    </w:rPr>
  </w:style>
  <w:style w:type="character" w:customStyle="1" w:styleId="60">
    <w:name w:val="标题 6 字符"/>
    <w:basedOn w:val="a0"/>
    <w:link w:val="6"/>
    <w:uiPriority w:val="9"/>
    <w:semiHidden/>
    <w:rsid w:val="00857E9C"/>
    <w:rPr>
      <w:rFonts w:cstheme="majorBidi"/>
      <w:b/>
      <w:bCs/>
      <w:color w:val="2F5496" w:themeColor="accent1" w:themeShade="BF"/>
    </w:rPr>
  </w:style>
  <w:style w:type="character" w:customStyle="1" w:styleId="70">
    <w:name w:val="标题 7 字符"/>
    <w:basedOn w:val="a0"/>
    <w:link w:val="7"/>
    <w:uiPriority w:val="9"/>
    <w:semiHidden/>
    <w:rsid w:val="00857E9C"/>
    <w:rPr>
      <w:rFonts w:cstheme="majorBidi"/>
      <w:b/>
      <w:bCs/>
      <w:color w:val="595959" w:themeColor="text1" w:themeTint="A6"/>
    </w:rPr>
  </w:style>
  <w:style w:type="character" w:customStyle="1" w:styleId="80">
    <w:name w:val="标题 8 字符"/>
    <w:basedOn w:val="a0"/>
    <w:link w:val="8"/>
    <w:uiPriority w:val="9"/>
    <w:semiHidden/>
    <w:rsid w:val="00857E9C"/>
    <w:rPr>
      <w:rFonts w:cstheme="majorBidi"/>
      <w:color w:val="595959" w:themeColor="text1" w:themeTint="A6"/>
    </w:rPr>
  </w:style>
  <w:style w:type="character" w:customStyle="1" w:styleId="90">
    <w:name w:val="标题 9 字符"/>
    <w:basedOn w:val="a0"/>
    <w:link w:val="9"/>
    <w:uiPriority w:val="9"/>
    <w:semiHidden/>
    <w:rsid w:val="00857E9C"/>
    <w:rPr>
      <w:rFonts w:eastAsiaTheme="majorEastAsia" w:cstheme="majorBidi"/>
      <w:color w:val="595959" w:themeColor="text1" w:themeTint="A6"/>
    </w:rPr>
  </w:style>
  <w:style w:type="paragraph" w:styleId="a3">
    <w:name w:val="Title"/>
    <w:basedOn w:val="a"/>
    <w:next w:val="a"/>
    <w:link w:val="a4"/>
    <w:uiPriority w:val="10"/>
    <w:qFormat/>
    <w:rsid w:val="00857E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7E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7E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7E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7E9C"/>
    <w:pPr>
      <w:spacing w:before="160"/>
      <w:jc w:val="center"/>
    </w:pPr>
    <w:rPr>
      <w:i/>
      <w:iCs/>
      <w:color w:val="404040" w:themeColor="text1" w:themeTint="BF"/>
    </w:rPr>
  </w:style>
  <w:style w:type="character" w:customStyle="1" w:styleId="a8">
    <w:name w:val="引用 字符"/>
    <w:basedOn w:val="a0"/>
    <w:link w:val="a7"/>
    <w:uiPriority w:val="29"/>
    <w:rsid w:val="00857E9C"/>
    <w:rPr>
      <w:i/>
      <w:iCs/>
      <w:color w:val="404040" w:themeColor="text1" w:themeTint="BF"/>
    </w:rPr>
  </w:style>
  <w:style w:type="paragraph" w:styleId="a9">
    <w:name w:val="List Paragraph"/>
    <w:basedOn w:val="a"/>
    <w:uiPriority w:val="34"/>
    <w:qFormat/>
    <w:rsid w:val="00857E9C"/>
    <w:pPr>
      <w:ind w:left="720"/>
      <w:contextualSpacing/>
    </w:pPr>
  </w:style>
  <w:style w:type="character" w:styleId="aa">
    <w:name w:val="Intense Emphasis"/>
    <w:basedOn w:val="a0"/>
    <w:uiPriority w:val="21"/>
    <w:qFormat/>
    <w:rsid w:val="00857E9C"/>
    <w:rPr>
      <w:i/>
      <w:iCs/>
      <w:color w:val="2F5496" w:themeColor="accent1" w:themeShade="BF"/>
    </w:rPr>
  </w:style>
  <w:style w:type="paragraph" w:styleId="ab">
    <w:name w:val="Intense Quote"/>
    <w:basedOn w:val="a"/>
    <w:next w:val="a"/>
    <w:link w:val="ac"/>
    <w:uiPriority w:val="30"/>
    <w:qFormat/>
    <w:rsid w:val="00857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57E9C"/>
    <w:rPr>
      <w:i/>
      <w:iCs/>
      <w:color w:val="2F5496" w:themeColor="accent1" w:themeShade="BF"/>
    </w:rPr>
  </w:style>
  <w:style w:type="character" w:styleId="ad">
    <w:name w:val="Intense Reference"/>
    <w:basedOn w:val="a0"/>
    <w:uiPriority w:val="32"/>
    <w:qFormat/>
    <w:rsid w:val="00857E9C"/>
    <w:rPr>
      <w:b/>
      <w:bCs/>
      <w:smallCaps/>
      <w:color w:val="2F5496" w:themeColor="accent1" w:themeShade="BF"/>
      <w:spacing w:val="5"/>
    </w:rPr>
  </w:style>
  <w:style w:type="paragraph" w:styleId="ae">
    <w:name w:val="header"/>
    <w:basedOn w:val="a"/>
    <w:link w:val="af"/>
    <w:uiPriority w:val="99"/>
    <w:unhideWhenUsed/>
    <w:rsid w:val="009B440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B440E"/>
    <w:rPr>
      <w:sz w:val="18"/>
      <w:szCs w:val="18"/>
    </w:rPr>
  </w:style>
  <w:style w:type="paragraph" w:styleId="af0">
    <w:name w:val="footer"/>
    <w:basedOn w:val="a"/>
    <w:link w:val="af1"/>
    <w:uiPriority w:val="99"/>
    <w:unhideWhenUsed/>
    <w:rsid w:val="009B440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B440E"/>
    <w:rPr>
      <w:sz w:val="18"/>
      <w:szCs w:val="18"/>
    </w:rPr>
  </w:style>
  <w:style w:type="paragraph" w:customStyle="1" w:styleId="Abstract">
    <w:name w:val="Abstract"/>
    <w:basedOn w:val="a"/>
    <w:link w:val="Abstract0"/>
    <w:autoRedefine/>
    <w:qFormat/>
    <w:rsid w:val="0011442C"/>
    <w:pPr>
      <w:widowControl/>
      <w:spacing w:after="0" w:line="480" w:lineRule="auto"/>
    </w:pPr>
    <w:rPr>
      <w:rFonts w:ascii="Times New Roman" w:eastAsia="MS Mincho" w:hAnsi="Times New Roman" w:cs="Times New Roman"/>
      <w:kern w:val="0"/>
      <w:sz w:val="24"/>
      <w:lang w:eastAsia="ja-JP"/>
      <w14:ligatures w14:val="none"/>
    </w:rPr>
  </w:style>
  <w:style w:type="character" w:customStyle="1" w:styleId="Abstract0">
    <w:name w:val="Abstract 字符"/>
    <w:basedOn w:val="a0"/>
    <w:link w:val="Abstract"/>
    <w:rsid w:val="0011442C"/>
    <w:rPr>
      <w:rFonts w:ascii="Times New Roman" w:eastAsia="MS Mincho" w:hAnsi="Times New Roman" w:cs="Times New Roman"/>
      <w:kern w:val="0"/>
      <w:sz w:val="24"/>
      <w:lang w:eastAsia="ja-JP"/>
      <w14:ligatures w14:val="none"/>
    </w:rPr>
  </w:style>
  <w:style w:type="paragraph" w:customStyle="1" w:styleId="EndNoteBibliographyTitle">
    <w:name w:val="EndNote Bibliography Title"/>
    <w:basedOn w:val="a"/>
    <w:link w:val="EndNoteBibliographyTitle0"/>
    <w:rsid w:val="001B596F"/>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1B596F"/>
    <w:rPr>
      <w:rFonts w:ascii="等线" w:eastAsia="等线" w:hAnsi="等线"/>
      <w:noProof/>
    </w:rPr>
  </w:style>
  <w:style w:type="paragraph" w:customStyle="1" w:styleId="EndNoteBibliography">
    <w:name w:val="EndNote Bibliography"/>
    <w:basedOn w:val="a"/>
    <w:link w:val="EndNoteBibliography0"/>
    <w:rsid w:val="001B596F"/>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1B596F"/>
    <w:rPr>
      <w:rFonts w:ascii="等线" w:eastAsia="等线" w:hAnsi="等线"/>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1553</Words>
  <Characters>9960</Characters>
  <Application>Microsoft Office Word</Application>
  <DocSecurity>0</DocSecurity>
  <Lines>160</Lines>
  <Paragraphs>42</Paragraphs>
  <ScaleCrop>false</ScaleCrop>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sun</dc:creator>
  <cp:keywords/>
  <dc:description/>
  <cp:lastModifiedBy>zhao sun</cp:lastModifiedBy>
  <cp:revision>103</cp:revision>
  <dcterms:created xsi:type="dcterms:W3CDTF">2026-03-24T03:56:00Z</dcterms:created>
  <dcterms:modified xsi:type="dcterms:W3CDTF">2026-03-24T09:16:00Z</dcterms:modified>
</cp:coreProperties>
</file>